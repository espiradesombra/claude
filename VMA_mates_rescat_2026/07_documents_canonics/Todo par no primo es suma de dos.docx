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2F7A4" w14:textId="77777777" w:rsidR="007018B8" w:rsidRDefault="00B2702E" w:rsidP="007018B8">
      <w:pPr>
        <w:pStyle w:val="pf0"/>
        <w:rPr>
          <w:rFonts w:ascii="Arial" w:hAnsi="Arial" w:cs="Arial"/>
          <w:sz w:val="20"/>
          <w:szCs w:val="20"/>
        </w:rPr>
      </w:pPr>
      <w:commentRangeStart w:id="0"/>
      <w:commentRangeStart w:id="1"/>
      <w:r>
        <w:t xml:space="preserve">La presentación consta de </w:t>
      </w:r>
      <w:r w:rsidR="00204C12">
        <w:t xml:space="preserve">10 diapositivas. </w:t>
      </w:r>
      <w:commentRangeEnd w:id="0"/>
      <w:r w:rsidR="001F28A6">
        <w:rPr>
          <w:rStyle w:val="Refdecomentario"/>
        </w:rPr>
        <w:commentReference w:id="0"/>
      </w:r>
      <w:commentRangeEnd w:id="1"/>
      <w:r w:rsidR="00477843">
        <w:rPr>
          <w:rStyle w:val="Refdecomentario"/>
        </w:rPr>
        <w:commentReference w:id="1"/>
      </w:r>
      <w:r w:rsidR="007018B8">
        <w:br/>
      </w:r>
      <w:r w:rsidR="007018B8">
        <w:br/>
      </w:r>
      <w:hyperlink r:id="rId12" w:history="1">
        <w:r w:rsidR="007018B8">
          <w:rPr>
            <w:rStyle w:val="cf01"/>
            <w:color w:val="0000FF"/>
            <w:u w:val="single"/>
          </w:rPr>
          <w:t>https://upvedues-my.sharepoint.com/:p:/g/personal/vmanalb_upv_edu_es/EX5y8t42pTRCmVE4huZxtyUBHvyCoDwd43P-6E0zqj_ijQ?e=7QXDug</w:t>
        </w:r>
      </w:hyperlink>
    </w:p>
    <w:p w14:paraId="1022FF21" w14:textId="44AB10FF" w:rsidR="008A1CF4" w:rsidRDefault="00204C12" w:rsidP="00D1433B">
      <w:pPr>
        <w:jc w:val="left"/>
        <w:rPr>
          <w:sz w:val="24"/>
          <w:szCs w:val="24"/>
        </w:rPr>
      </w:pPr>
      <w:r>
        <w:rPr>
          <w:sz w:val="24"/>
          <w:szCs w:val="24"/>
        </w:rPr>
        <w:t>1. Enunciado de la conjetur</w:t>
      </w:r>
      <w:r w:rsidR="00697856">
        <w:rPr>
          <w:sz w:val="24"/>
          <w:szCs w:val="24"/>
        </w:rPr>
        <w:t>a</w:t>
      </w:r>
      <w:r>
        <w:rPr>
          <w:sz w:val="24"/>
          <w:szCs w:val="24"/>
        </w:rPr>
        <w:t>.</w:t>
      </w:r>
      <w:r w:rsidR="00CA272E">
        <w:rPr>
          <w:sz w:val="24"/>
          <w:szCs w:val="24"/>
        </w:rPr>
        <w:br/>
        <w:t>2. Resumen.</w:t>
      </w:r>
      <w:r>
        <w:rPr>
          <w:sz w:val="24"/>
          <w:szCs w:val="24"/>
        </w:rPr>
        <w:br/>
      </w:r>
      <w:r w:rsidR="00CA272E">
        <w:rPr>
          <w:sz w:val="24"/>
          <w:szCs w:val="24"/>
        </w:rPr>
        <w:t>3</w:t>
      </w:r>
      <w:r>
        <w:rPr>
          <w:sz w:val="24"/>
          <w:szCs w:val="24"/>
        </w:rPr>
        <w:t>.</w:t>
      </w:r>
      <w:r w:rsidR="00C327A0">
        <w:rPr>
          <w:sz w:val="24"/>
          <w:szCs w:val="24"/>
        </w:rPr>
        <w:t xml:space="preserve"> Forma que se usa para almacenar primos.</w:t>
      </w:r>
      <w:r w:rsidR="00627559">
        <w:rPr>
          <w:sz w:val="24"/>
          <w:szCs w:val="24"/>
        </w:rPr>
        <w:br/>
        <w:t>4. Descomposiciones</w:t>
      </w:r>
      <w:r w:rsidR="00C327A0">
        <w:rPr>
          <w:sz w:val="24"/>
          <w:szCs w:val="24"/>
        </w:rPr>
        <w:br/>
      </w:r>
      <w:r w:rsidR="00627559">
        <w:rPr>
          <w:sz w:val="24"/>
          <w:szCs w:val="24"/>
        </w:rPr>
        <w:t>5</w:t>
      </w:r>
      <w:r w:rsidR="001565BD">
        <w:rPr>
          <w:sz w:val="24"/>
          <w:szCs w:val="24"/>
        </w:rPr>
        <w:t>.</w:t>
      </w:r>
      <w:r w:rsidR="00C327A0">
        <w:rPr>
          <w:sz w:val="24"/>
          <w:szCs w:val="24"/>
        </w:rPr>
        <w:t xml:space="preserve"> Algoritmo que genera todas las listas que contradicen la conjetura</w:t>
      </w:r>
      <w:r w:rsidR="009E56B6">
        <w:rPr>
          <w:sz w:val="24"/>
          <w:szCs w:val="24"/>
        </w:rPr>
        <w:t>.</w:t>
      </w:r>
      <w:r w:rsidR="009E56B6">
        <w:rPr>
          <w:sz w:val="24"/>
          <w:szCs w:val="24"/>
        </w:rPr>
        <w:br/>
      </w:r>
      <w:r w:rsidR="00BB7E3E">
        <w:rPr>
          <w:sz w:val="24"/>
          <w:szCs w:val="24"/>
        </w:rPr>
        <w:t>6</w:t>
      </w:r>
      <w:r w:rsidR="009E56B6">
        <w:rPr>
          <w:sz w:val="24"/>
          <w:szCs w:val="24"/>
        </w:rPr>
        <w:t>. Donde hay que empezar a contar.</w:t>
      </w:r>
      <w:r w:rsidR="009E56B6">
        <w:rPr>
          <w:sz w:val="24"/>
          <w:szCs w:val="24"/>
        </w:rPr>
        <w:br/>
      </w:r>
      <w:r w:rsidR="00BB7E3E">
        <w:rPr>
          <w:sz w:val="24"/>
          <w:szCs w:val="24"/>
        </w:rPr>
        <w:t>7</w:t>
      </w:r>
      <w:r w:rsidR="009E56B6">
        <w:rPr>
          <w:sz w:val="24"/>
          <w:szCs w:val="24"/>
        </w:rPr>
        <w:t>. Teoría de autómatas</w:t>
      </w:r>
      <w:r w:rsidR="003D55C3">
        <w:rPr>
          <w:sz w:val="24"/>
          <w:szCs w:val="24"/>
        </w:rPr>
        <w:t xml:space="preserve"> y expresión en lenguaje formal del algoritmo.</w:t>
      </w:r>
      <w:r w:rsidR="00065704">
        <w:rPr>
          <w:sz w:val="24"/>
          <w:szCs w:val="24"/>
        </w:rPr>
        <w:br/>
      </w:r>
      <w:r w:rsidR="0048357D">
        <w:rPr>
          <w:sz w:val="24"/>
          <w:szCs w:val="24"/>
        </w:rPr>
        <w:t>8</w:t>
      </w:r>
      <w:r w:rsidR="00A446AF">
        <w:rPr>
          <w:sz w:val="24"/>
          <w:szCs w:val="24"/>
        </w:rPr>
        <w:t xml:space="preserve">. </w:t>
      </w:r>
      <w:r w:rsidR="00D162DF">
        <w:rPr>
          <w:sz w:val="24"/>
          <w:szCs w:val="24"/>
        </w:rPr>
        <w:t>E</w:t>
      </w:r>
      <w:r w:rsidR="00D162DF" w:rsidRPr="00F67A84">
        <w:rPr>
          <w:sz w:val="24"/>
          <w:szCs w:val="24"/>
        </w:rPr>
        <w:t>rror relativo del algoritmo para 2n de forma 6k.</w:t>
      </w:r>
      <w:r w:rsidR="00065704">
        <w:rPr>
          <w:sz w:val="24"/>
          <w:szCs w:val="24"/>
        </w:rPr>
        <w:br/>
      </w:r>
      <w:r w:rsidR="0048357D">
        <w:rPr>
          <w:sz w:val="24"/>
          <w:szCs w:val="24"/>
        </w:rPr>
        <w:t>9</w:t>
      </w:r>
      <w:r w:rsidR="00EF1601">
        <w:rPr>
          <w:sz w:val="24"/>
          <w:szCs w:val="24"/>
        </w:rPr>
        <w:t xml:space="preserve">. </w:t>
      </w:r>
      <w:r w:rsidR="00AB31FB" w:rsidRPr="00AB31FB">
        <w:rPr>
          <w:sz w:val="24"/>
          <w:szCs w:val="24"/>
        </w:rPr>
        <w:t>Coste temporal del algoritmo</w:t>
      </w:r>
      <w:r w:rsidR="00D1433B">
        <w:rPr>
          <w:sz w:val="24"/>
          <w:szCs w:val="24"/>
        </w:rPr>
        <w:br/>
      </w:r>
      <w:r w:rsidR="0048357D">
        <w:rPr>
          <w:sz w:val="24"/>
          <w:szCs w:val="24"/>
        </w:rPr>
        <w:t>10</w:t>
      </w:r>
      <w:r w:rsidR="00D1433B">
        <w:rPr>
          <w:sz w:val="24"/>
          <w:szCs w:val="24"/>
        </w:rPr>
        <w:t>. Doble asignación.</w:t>
      </w:r>
      <w:r w:rsidR="00D1433B">
        <w:rPr>
          <w:sz w:val="24"/>
          <w:szCs w:val="24"/>
        </w:rPr>
        <w:br/>
      </w:r>
      <w:r w:rsidR="0048357D">
        <w:rPr>
          <w:sz w:val="24"/>
          <w:szCs w:val="24"/>
        </w:rPr>
        <w:t>1</w:t>
      </w:r>
      <w:r w:rsidR="006233E0">
        <w:rPr>
          <w:sz w:val="24"/>
          <w:szCs w:val="24"/>
        </w:rPr>
        <w:t>1</w:t>
      </w:r>
      <w:r w:rsidR="00D1433B">
        <w:rPr>
          <w:sz w:val="24"/>
          <w:szCs w:val="24"/>
        </w:rPr>
        <w:t>. Doble asignación 2.</w:t>
      </w:r>
      <w:r w:rsidR="00DF68F3">
        <w:rPr>
          <w:sz w:val="24"/>
          <w:szCs w:val="24"/>
        </w:rPr>
        <w:br/>
      </w:r>
      <w:r w:rsidR="00D1433B">
        <w:rPr>
          <w:sz w:val="24"/>
          <w:szCs w:val="24"/>
        </w:rPr>
        <w:t>1</w:t>
      </w:r>
      <w:r w:rsidR="006233E0">
        <w:rPr>
          <w:sz w:val="24"/>
          <w:szCs w:val="24"/>
        </w:rPr>
        <w:t>2</w:t>
      </w:r>
      <w:r w:rsidR="00DF68F3">
        <w:rPr>
          <w:sz w:val="24"/>
          <w:szCs w:val="24"/>
        </w:rPr>
        <w:t xml:space="preserve"> </w:t>
      </w:r>
      <w:r w:rsidR="00037600">
        <w:rPr>
          <w:sz w:val="24"/>
          <w:szCs w:val="24"/>
        </w:rPr>
        <w:t>Los primos</w:t>
      </w:r>
      <w:r w:rsidR="000E1F9F">
        <w:rPr>
          <w:sz w:val="24"/>
          <w:szCs w:val="24"/>
        </w:rPr>
        <w:t>.</w:t>
      </w:r>
      <w:r w:rsidR="00D1433B">
        <w:rPr>
          <w:sz w:val="24"/>
          <w:szCs w:val="24"/>
        </w:rPr>
        <w:t xml:space="preserve"> (parte conclusiones)</w:t>
      </w:r>
      <w:r w:rsidR="000E1F9F">
        <w:rPr>
          <w:sz w:val="24"/>
          <w:szCs w:val="24"/>
        </w:rPr>
        <w:br/>
        <w:t>1</w:t>
      </w:r>
      <w:r w:rsidR="006233E0">
        <w:rPr>
          <w:sz w:val="24"/>
          <w:szCs w:val="24"/>
        </w:rPr>
        <w:t>3</w:t>
      </w:r>
      <w:r w:rsidR="00037600">
        <w:rPr>
          <w:sz w:val="24"/>
          <w:szCs w:val="24"/>
        </w:rPr>
        <w:t>.</w:t>
      </w:r>
      <w:r w:rsidR="000E1F9F">
        <w:rPr>
          <w:sz w:val="24"/>
          <w:szCs w:val="24"/>
        </w:rPr>
        <w:t xml:space="preserve"> Conclusiones.</w:t>
      </w:r>
      <w:r w:rsidR="00CB4C3C">
        <w:rPr>
          <w:sz w:val="24"/>
          <w:szCs w:val="24"/>
        </w:rPr>
        <w:br/>
      </w:r>
      <w:r w:rsidR="00EF1601">
        <w:rPr>
          <w:sz w:val="24"/>
          <w:szCs w:val="24"/>
        </w:rPr>
        <w:br/>
      </w:r>
      <w:r w:rsidR="00514D38">
        <w:rPr>
          <w:sz w:val="24"/>
          <w:szCs w:val="24"/>
        </w:rPr>
        <w:t xml:space="preserve">El resumen explicativo </w:t>
      </w:r>
      <w:r w:rsidR="006B0E52">
        <w:rPr>
          <w:sz w:val="24"/>
          <w:szCs w:val="24"/>
        </w:rPr>
        <w:t>tiene este índice y notas de búsquedas en algunas líneas.</w:t>
      </w:r>
      <w:r w:rsidR="00831458">
        <w:rPr>
          <w:sz w:val="24"/>
          <w:szCs w:val="24"/>
        </w:rPr>
        <w:br/>
        <w:t xml:space="preserve">Cada apartado consta de una </w:t>
      </w:r>
      <w:proofErr w:type="spellStart"/>
      <w:r w:rsidR="00831458">
        <w:rPr>
          <w:sz w:val="24"/>
          <w:szCs w:val="24"/>
        </w:rPr>
        <w:t>pagina</w:t>
      </w:r>
      <w:proofErr w:type="spellEnd"/>
      <w:r w:rsidR="00831458">
        <w:rPr>
          <w:sz w:val="24"/>
          <w:szCs w:val="24"/>
        </w:rPr>
        <w:t>.</w:t>
      </w:r>
      <w:r w:rsidR="006B0E52">
        <w:rPr>
          <w:sz w:val="24"/>
          <w:szCs w:val="24"/>
        </w:rPr>
        <w:br/>
      </w:r>
      <w:r w:rsidR="006B0E52">
        <w:rPr>
          <w:sz w:val="24"/>
          <w:szCs w:val="24"/>
        </w:rPr>
        <w:br/>
      </w:r>
      <w:r w:rsidR="008A1CF4">
        <w:rPr>
          <w:sz w:val="24"/>
          <w:szCs w:val="24"/>
        </w:rPr>
        <w:t>1. Esta página</w:t>
      </w:r>
    </w:p>
    <w:p w14:paraId="1D1232DE" w14:textId="77777777" w:rsidR="005603E2" w:rsidRDefault="008A1CF4" w:rsidP="004C4223">
      <w:pPr>
        <w:jc w:val="left"/>
        <w:rPr>
          <w:sz w:val="24"/>
          <w:szCs w:val="24"/>
        </w:rPr>
      </w:pPr>
      <w:r>
        <w:rPr>
          <w:sz w:val="24"/>
          <w:szCs w:val="24"/>
        </w:rPr>
        <w:t>2</w:t>
      </w:r>
      <w:r w:rsidR="006B0E52">
        <w:rPr>
          <w:sz w:val="24"/>
          <w:szCs w:val="24"/>
        </w:rPr>
        <w:t>.Definiciones con las que trabajamos.</w:t>
      </w:r>
      <w:r w:rsidR="006B0E52">
        <w:rPr>
          <w:sz w:val="24"/>
          <w:szCs w:val="24"/>
        </w:rPr>
        <w:br/>
      </w:r>
      <w:r>
        <w:rPr>
          <w:sz w:val="24"/>
          <w:szCs w:val="24"/>
        </w:rPr>
        <w:t>3</w:t>
      </w:r>
      <w:r w:rsidR="006B0E52">
        <w:rPr>
          <w:sz w:val="24"/>
          <w:szCs w:val="24"/>
        </w:rPr>
        <w:t>.</w:t>
      </w:r>
      <w:r w:rsidR="007F51E0">
        <w:rPr>
          <w:sz w:val="24"/>
          <w:szCs w:val="24"/>
        </w:rPr>
        <w:t xml:space="preserve"> métodos</w:t>
      </w:r>
      <w:r w:rsidR="006B0E52">
        <w:rPr>
          <w:sz w:val="24"/>
          <w:szCs w:val="24"/>
        </w:rPr>
        <w:t xml:space="preserve"> para encontrar </w:t>
      </w:r>
      <w:r w:rsidR="007F51E0">
        <w:rPr>
          <w:sz w:val="24"/>
          <w:szCs w:val="24"/>
        </w:rPr>
        <w:t>descomposiciones</w:t>
      </w:r>
      <w:r w:rsidR="006B0E52">
        <w:rPr>
          <w:sz w:val="24"/>
          <w:szCs w:val="24"/>
        </w:rPr>
        <w:t>.</w:t>
      </w:r>
      <w:r w:rsidR="006B0E52">
        <w:rPr>
          <w:sz w:val="24"/>
          <w:szCs w:val="24"/>
        </w:rPr>
        <w:br/>
      </w:r>
      <w:r>
        <w:rPr>
          <w:sz w:val="24"/>
          <w:szCs w:val="24"/>
        </w:rPr>
        <w:t>4</w:t>
      </w:r>
      <w:r w:rsidR="007F51E0">
        <w:rPr>
          <w:sz w:val="24"/>
          <w:szCs w:val="24"/>
        </w:rPr>
        <w:t>. Algoritmo que genera todas las listas que dicen que la conjetura es falsa.</w:t>
      </w:r>
      <w:r w:rsidR="006B0E52">
        <w:rPr>
          <w:sz w:val="24"/>
          <w:szCs w:val="24"/>
        </w:rPr>
        <w:br/>
      </w:r>
      <w:r>
        <w:rPr>
          <w:sz w:val="24"/>
          <w:szCs w:val="24"/>
        </w:rPr>
        <w:t>5</w:t>
      </w:r>
      <w:r w:rsidR="006B0E52">
        <w:rPr>
          <w:sz w:val="24"/>
          <w:szCs w:val="24"/>
        </w:rPr>
        <w:t>. Punto de partida para buscar fallos en las descomposiciones.</w:t>
      </w:r>
      <w:r w:rsidR="00694224">
        <w:rPr>
          <w:sz w:val="24"/>
          <w:szCs w:val="24"/>
        </w:rPr>
        <w:br/>
      </w:r>
      <w:r>
        <w:rPr>
          <w:sz w:val="24"/>
          <w:szCs w:val="24"/>
        </w:rPr>
        <w:t>6</w:t>
      </w:r>
      <w:r w:rsidR="00694224">
        <w:rPr>
          <w:sz w:val="24"/>
          <w:szCs w:val="24"/>
        </w:rPr>
        <w:t>. Frases que indican que la conjetura no puede ser falsa.</w:t>
      </w:r>
      <w:r w:rsidR="00037600">
        <w:rPr>
          <w:sz w:val="24"/>
          <w:szCs w:val="24"/>
        </w:rPr>
        <w:br/>
        <w:t>7. el error relativo del algoritmo para 2n de forma 6k.</w:t>
      </w:r>
      <w:r w:rsidR="00955953">
        <w:rPr>
          <w:sz w:val="24"/>
          <w:szCs w:val="24"/>
        </w:rPr>
        <w:br/>
      </w:r>
      <w:r w:rsidR="00037600">
        <w:rPr>
          <w:sz w:val="24"/>
          <w:szCs w:val="24"/>
        </w:rPr>
        <w:t>8</w:t>
      </w:r>
      <w:r w:rsidR="004C4223">
        <w:rPr>
          <w:sz w:val="24"/>
          <w:szCs w:val="24"/>
        </w:rPr>
        <w:t>. Coste temporal.</w:t>
      </w:r>
    </w:p>
    <w:p w14:paraId="6E76AA69" w14:textId="21408E98" w:rsidR="00514D38" w:rsidRDefault="005603E2" w:rsidP="007018B8">
      <w:pPr>
        <w:jc w:val="left"/>
        <w:rPr>
          <w:sz w:val="24"/>
          <w:szCs w:val="24"/>
        </w:rPr>
      </w:pPr>
      <w:r>
        <w:rPr>
          <w:sz w:val="24"/>
          <w:szCs w:val="24"/>
        </w:rPr>
        <w:t>9. Doble asignación.</w:t>
      </w:r>
      <w:r w:rsidR="00D92DFA">
        <w:rPr>
          <w:sz w:val="24"/>
          <w:szCs w:val="24"/>
        </w:rPr>
        <w:t xml:space="preserve"> (</w:t>
      </w:r>
      <w:proofErr w:type="gramStart"/>
      <w:r w:rsidR="00D92DFA">
        <w:rPr>
          <w:sz w:val="24"/>
          <w:szCs w:val="24"/>
        </w:rPr>
        <w:t>dos diapos contiene</w:t>
      </w:r>
      <w:proofErr w:type="gramEnd"/>
      <w:r w:rsidR="00D92DFA">
        <w:rPr>
          <w:sz w:val="24"/>
          <w:szCs w:val="24"/>
        </w:rPr>
        <w:t xml:space="preserve"> gráficos)</w:t>
      </w:r>
      <w:r w:rsidR="002F3A23">
        <w:rPr>
          <w:sz w:val="24"/>
          <w:szCs w:val="24"/>
        </w:rPr>
        <w:br/>
      </w:r>
      <w:r>
        <w:rPr>
          <w:sz w:val="24"/>
          <w:szCs w:val="24"/>
        </w:rPr>
        <w:t>10</w:t>
      </w:r>
      <w:r w:rsidR="002F3A23">
        <w:rPr>
          <w:sz w:val="24"/>
          <w:szCs w:val="24"/>
        </w:rPr>
        <w:t>. Conclusiones.</w:t>
      </w:r>
      <w:r w:rsidR="006233E0">
        <w:rPr>
          <w:sz w:val="24"/>
          <w:szCs w:val="24"/>
        </w:rPr>
        <w:t xml:space="preserve"> (dos diapos)</w:t>
      </w:r>
      <w:r w:rsidR="006B0E52">
        <w:rPr>
          <w:sz w:val="24"/>
          <w:szCs w:val="24"/>
        </w:rPr>
        <w:br/>
      </w:r>
      <w:r w:rsidR="006B0E52">
        <w:rPr>
          <w:sz w:val="24"/>
          <w:szCs w:val="24"/>
        </w:rPr>
        <w:br/>
      </w:r>
      <w:r w:rsidR="00357E40">
        <w:rPr>
          <w:sz w:val="24"/>
          <w:szCs w:val="24"/>
        </w:rPr>
        <w:t>Antes de leer pregúntate esto:</w:t>
      </w:r>
      <w:r w:rsidR="00357E40">
        <w:rPr>
          <w:sz w:val="24"/>
          <w:szCs w:val="24"/>
        </w:rPr>
        <w:br/>
      </w:r>
      <w:r w:rsidR="00357E40">
        <w:rPr>
          <w:sz w:val="24"/>
          <w:szCs w:val="24"/>
        </w:rPr>
        <w:br/>
      </w:r>
      <w:commentRangeStart w:id="2"/>
      <w:r w:rsidR="00357E40">
        <w:rPr>
          <w:sz w:val="24"/>
          <w:szCs w:val="24"/>
        </w:rPr>
        <w:t>¿Cuál es el coste temporal mínimo para generar primos?</w:t>
      </w:r>
      <w:commentRangeEnd w:id="2"/>
      <w:r w:rsidR="00CA7444">
        <w:rPr>
          <w:rStyle w:val="Refdecomentario"/>
        </w:rPr>
        <w:commentReference w:id="2"/>
      </w:r>
      <w:r w:rsidR="00357E40">
        <w:rPr>
          <w:sz w:val="24"/>
          <w:szCs w:val="24"/>
        </w:rPr>
        <w:br/>
      </w:r>
      <w:commentRangeStart w:id="3"/>
      <w:r w:rsidR="00357E40">
        <w:rPr>
          <w:sz w:val="24"/>
          <w:szCs w:val="24"/>
        </w:rPr>
        <w:t>¿Pueden los lenguajes formales generar listas exhaustivas de primos?</w:t>
      </w:r>
      <w:r w:rsidR="00357E40">
        <w:rPr>
          <w:sz w:val="24"/>
          <w:szCs w:val="24"/>
        </w:rPr>
        <w:br/>
      </w:r>
      <w:commentRangeEnd w:id="3"/>
      <w:r w:rsidR="00CA7444">
        <w:rPr>
          <w:rStyle w:val="Refdecomentario"/>
        </w:rPr>
        <w:commentReference w:id="3"/>
      </w:r>
      <w:commentRangeStart w:id="4"/>
      <w:r w:rsidR="00102C18">
        <w:rPr>
          <w:sz w:val="24"/>
          <w:szCs w:val="24"/>
        </w:rPr>
        <w:t>¿Cuándo hay un salto de 24 compuestos consecutivos?,¿los hay antes de 24!?</w:t>
      </w:r>
      <w:commentRangeEnd w:id="4"/>
      <w:r w:rsidR="00857BEA">
        <w:rPr>
          <w:rStyle w:val="Refdecomentario"/>
        </w:rPr>
        <w:commentReference w:id="4"/>
      </w:r>
      <w:r w:rsidR="00102C18">
        <w:rPr>
          <w:sz w:val="24"/>
          <w:szCs w:val="24"/>
        </w:rPr>
        <w:br/>
      </w:r>
      <w:commentRangeStart w:id="5"/>
      <w:r w:rsidR="00DD3B1B">
        <w:rPr>
          <w:sz w:val="24"/>
          <w:szCs w:val="24"/>
        </w:rPr>
        <w:t>¿Si en 24 factorial hay 24 compuestos consecutivos, el siguiente número sabemos que es primo?</w:t>
      </w:r>
      <w:r w:rsidR="00DD3B1B">
        <w:rPr>
          <w:sz w:val="24"/>
          <w:szCs w:val="24"/>
        </w:rPr>
        <w:br/>
      </w:r>
      <w:commentRangeEnd w:id="5"/>
      <w:r w:rsidR="00AF2E31">
        <w:rPr>
          <w:rStyle w:val="Refdecomentario"/>
        </w:rPr>
        <w:commentReference w:id="5"/>
      </w:r>
      <w:commentRangeStart w:id="6"/>
      <w:r w:rsidR="00C8173A">
        <w:rPr>
          <w:sz w:val="24"/>
          <w:szCs w:val="24"/>
        </w:rPr>
        <w:t>¿</w:t>
      </w:r>
      <w:r w:rsidR="00156DFF">
        <w:rPr>
          <w:sz w:val="24"/>
          <w:szCs w:val="24"/>
        </w:rPr>
        <w:t>E</w:t>
      </w:r>
      <w:r w:rsidR="00C8173A">
        <w:rPr>
          <w:sz w:val="24"/>
          <w:szCs w:val="24"/>
        </w:rPr>
        <w:t xml:space="preserve">s igual de posible que se cumpla la conjetura para todos los pares, o en algunos es imposible, y en otros </w:t>
      </w:r>
      <w:proofErr w:type="spellStart"/>
      <w:r w:rsidR="00C8173A">
        <w:rPr>
          <w:sz w:val="24"/>
          <w:szCs w:val="24"/>
        </w:rPr>
        <w:t>aun</w:t>
      </w:r>
      <w:proofErr w:type="spellEnd"/>
      <w:r w:rsidR="00C8173A">
        <w:rPr>
          <w:sz w:val="24"/>
          <w:szCs w:val="24"/>
        </w:rPr>
        <w:t xml:space="preserve"> no sabemos si es imposible o posible</w:t>
      </w:r>
      <w:r w:rsidR="00156DFF">
        <w:rPr>
          <w:sz w:val="24"/>
          <w:szCs w:val="24"/>
        </w:rPr>
        <w:t>?</w:t>
      </w:r>
      <w:r w:rsidR="00C8173A">
        <w:rPr>
          <w:sz w:val="24"/>
          <w:szCs w:val="24"/>
        </w:rPr>
        <w:t xml:space="preserve">, </w:t>
      </w:r>
      <w:r w:rsidR="00156DFF">
        <w:rPr>
          <w:sz w:val="24"/>
          <w:szCs w:val="24"/>
        </w:rPr>
        <w:t>¿sabes que</w:t>
      </w:r>
      <w:r w:rsidR="00C8173A">
        <w:rPr>
          <w:sz w:val="24"/>
          <w:szCs w:val="24"/>
        </w:rPr>
        <w:t xml:space="preserve"> las búsquedas por encontrar un n</w:t>
      </w:r>
      <w:r w:rsidR="00B06449">
        <w:rPr>
          <w:sz w:val="24"/>
          <w:szCs w:val="24"/>
        </w:rPr>
        <w:t>ú</w:t>
      </w:r>
      <w:r w:rsidR="00C8173A">
        <w:rPr>
          <w:sz w:val="24"/>
          <w:szCs w:val="24"/>
        </w:rPr>
        <w:t>mero que contradiga la conjetura</w:t>
      </w:r>
      <w:r w:rsidR="00156DFF">
        <w:rPr>
          <w:sz w:val="24"/>
          <w:szCs w:val="24"/>
        </w:rPr>
        <w:t xml:space="preserve"> existe?</w:t>
      </w:r>
      <w:r w:rsidR="00156DFF">
        <w:rPr>
          <w:sz w:val="24"/>
          <w:szCs w:val="24"/>
        </w:rPr>
        <w:br/>
      </w:r>
      <w:commentRangeEnd w:id="6"/>
      <w:r w:rsidR="00945030">
        <w:rPr>
          <w:rStyle w:val="Refdecomentario"/>
        </w:rPr>
        <w:commentReference w:id="6"/>
      </w:r>
      <w:r w:rsidR="00A3676E">
        <w:rPr>
          <w:sz w:val="24"/>
          <w:szCs w:val="24"/>
        </w:rPr>
        <w:t xml:space="preserve">¿juzgando las implicaciones de la existencia de algo podemos asegurar su existencia o por defecto su no existencia? </w:t>
      </w:r>
      <w:r w:rsidR="00156DFF">
        <w:rPr>
          <w:sz w:val="24"/>
          <w:szCs w:val="24"/>
        </w:rPr>
        <w:br/>
      </w:r>
      <w:r w:rsidR="00C8173A">
        <w:rPr>
          <w:sz w:val="24"/>
          <w:szCs w:val="24"/>
        </w:rPr>
        <w:t xml:space="preserve"> </w:t>
      </w:r>
      <w:r w:rsidR="00A86744">
        <w:rPr>
          <w:sz w:val="24"/>
          <w:szCs w:val="24"/>
        </w:rPr>
        <w:br w:type="page"/>
      </w:r>
    </w:p>
    <w:p w14:paraId="59092299" w14:textId="71B7CDD1" w:rsidR="003C1F45" w:rsidRDefault="008952D5" w:rsidP="00EF1601">
      <w:pPr>
        <w:jc w:val="left"/>
        <w:rPr>
          <w:sz w:val="24"/>
          <w:szCs w:val="24"/>
        </w:rPr>
      </w:pPr>
      <w:r>
        <w:rPr>
          <w:sz w:val="24"/>
          <w:szCs w:val="24"/>
        </w:rPr>
        <w:lastRenderedPageBreak/>
        <w:t xml:space="preserve"> </w:t>
      </w:r>
      <w:r w:rsidR="00887F65">
        <w:rPr>
          <w:sz w:val="24"/>
          <w:szCs w:val="24"/>
        </w:rPr>
        <w:t>1.Definiciones con las que trabajamos.</w:t>
      </w:r>
      <w:r w:rsidR="00A11FB0">
        <w:br/>
      </w:r>
      <w:r w:rsidR="00A11FB0">
        <w:rPr>
          <w:sz w:val="24"/>
          <w:szCs w:val="24"/>
        </w:rPr>
        <w:br/>
      </w:r>
      <w:commentRangeStart w:id="7"/>
      <w:r w:rsidR="003C1F45">
        <w:rPr>
          <w:sz w:val="24"/>
          <w:szCs w:val="24"/>
        </w:rPr>
        <w:t>Listas de primos t</w:t>
      </w:r>
      <w:r w:rsidR="00895412">
        <w:rPr>
          <w:sz w:val="24"/>
          <w:szCs w:val="24"/>
        </w:rPr>
        <w:t xml:space="preserve">rabajamos con </w:t>
      </w:r>
      <w:r w:rsidR="00E946E5">
        <w:rPr>
          <w:sz w:val="24"/>
          <w:szCs w:val="24"/>
        </w:rPr>
        <w:t xml:space="preserve">Lista de </w:t>
      </w:r>
      <w:r w:rsidR="009556D5">
        <w:rPr>
          <w:sz w:val="24"/>
          <w:szCs w:val="24"/>
        </w:rPr>
        <w:t>booleanos</w:t>
      </w:r>
      <w:r w:rsidR="00E946E5">
        <w:rPr>
          <w:sz w:val="24"/>
          <w:szCs w:val="24"/>
        </w:rPr>
        <w:t xml:space="preserve">. </w:t>
      </w:r>
      <w:r w:rsidR="00E946E5">
        <w:br/>
      </w:r>
      <w:r w:rsidR="00585526">
        <w:rPr>
          <w:sz w:val="24"/>
          <w:szCs w:val="24"/>
        </w:rPr>
        <w:t xml:space="preserve">donde la </w:t>
      </w:r>
      <w:r w:rsidR="00E946E5">
        <w:rPr>
          <w:sz w:val="24"/>
          <w:szCs w:val="24"/>
        </w:rPr>
        <w:t xml:space="preserve">posición </w:t>
      </w:r>
      <w:r w:rsidR="00585526">
        <w:rPr>
          <w:sz w:val="24"/>
          <w:szCs w:val="24"/>
        </w:rPr>
        <w:t>es igual al</w:t>
      </w:r>
      <w:r w:rsidR="00E946E5">
        <w:rPr>
          <w:sz w:val="24"/>
          <w:szCs w:val="24"/>
        </w:rPr>
        <w:t xml:space="preserve"> </w:t>
      </w:r>
      <w:r w:rsidR="009556D5">
        <w:rPr>
          <w:sz w:val="24"/>
          <w:szCs w:val="24"/>
        </w:rPr>
        <w:t>número</w:t>
      </w:r>
      <w:r w:rsidR="00E946E5">
        <w:rPr>
          <w:sz w:val="24"/>
          <w:szCs w:val="24"/>
        </w:rPr>
        <w:t xml:space="preserve"> natural</w:t>
      </w:r>
      <w:r w:rsidR="00585526">
        <w:rPr>
          <w:sz w:val="24"/>
          <w:szCs w:val="24"/>
        </w:rPr>
        <w:t xml:space="preserve"> que representa</w:t>
      </w:r>
      <w:r w:rsidR="00E946E5">
        <w:rPr>
          <w:sz w:val="24"/>
          <w:szCs w:val="24"/>
        </w:rPr>
        <w:t xml:space="preserve">, </w:t>
      </w:r>
      <w:r w:rsidR="009556D5">
        <w:rPr>
          <w:sz w:val="24"/>
          <w:szCs w:val="24"/>
        </w:rPr>
        <w:t>empezando</w:t>
      </w:r>
      <w:r w:rsidR="00E946E5">
        <w:rPr>
          <w:sz w:val="24"/>
          <w:szCs w:val="24"/>
        </w:rPr>
        <w:t xml:space="preserve"> por 0. </w:t>
      </w:r>
      <w:r w:rsidR="00E946E5">
        <w:br/>
      </w:r>
      <w:r w:rsidR="00CD45DB">
        <w:rPr>
          <w:sz w:val="24"/>
          <w:szCs w:val="24"/>
        </w:rPr>
        <w:t xml:space="preserve">el </w:t>
      </w:r>
      <w:r w:rsidR="00E946E5">
        <w:rPr>
          <w:sz w:val="24"/>
          <w:szCs w:val="24"/>
        </w:rPr>
        <w:t xml:space="preserve">valor </w:t>
      </w:r>
      <w:r w:rsidR="00CD45DB">
        <w:rPr>
          <w:sz w:val="24"/>
          <w:szCs w:val="24"/>
        </w:rPr>
        <w:t>es</w:t>
      </w:r>
      <w:r w:rsidR="00E946E5">
        <w:rPr>
          <w:sz w:val="24"/>
          <w:szCs w:val="24"/>
        </w:rPr>
        <w:t xml:space="preserve"> 1 si la posición es un numero primo,</w:t>
      </w:r>
      <w:r w:rsidR="009556D5">
        <w:rPr>
          <w:sz w:val="24"/>
          <w:szCs w:val="24"/>
        </w:rPr>
        <w:t xml:space="preserve"> </w:t>
      </w:r>
      <w:r w:rsidR="00CD45DB">
        <w:rPr>
          <w:sz w:val="24"/>
          <w:szCs w:val="24"/>
        </w:rPr>
        <w:t>y</w:t>
      </w:r>
      <w:r w:rsidR="00E946E5">
        <w:rPr>
          <w:sz w:val="24"/>
          <w:szCs w:val="24"/>
        </w:rPr>
        <w:t xml:space="preserve"> 0 si no</w:t>
      </w:r>
      <w:r w:rsidR="00CD45DB">
        <w:rPr>
          <w:sz w:val="24"/>
          <w:szCs w:val="24"/>
        </w:rPr>
        <w:t xml:space="preserve"> es un numero primo</w:t>
      </w:r>
      <w:r w:rsidR="00E946E5">
        <w:rPr>
          <w:sz w:val="24"/>
          <w:szCs w:val="24"/>
        </w:rPr>
        <w:t xml:space="preserve">. </w:t>
      </w:r>
      <w:commentRangeEnd w:id="7"/>
      <w:r>
        <w:rPr>
          <w:rStyle w:val="Refdecomentario"/>
        </w:rPr>
        <w:commentReference w:id="7"/>
      </w:r>
    </w:p>
    <w:p w14:paraId="3C4D4F77" w14:textId="5D9A1A9B" w:rsidR="00E946E5" w:rsidRDefault="00E946E5" w:rsidP="00EF1601">
      <w:pPr>
        <w:jc w:val="left"/>
        <w:rPr>
          <w:sz w:val="24"/>
          <w:szCs w:val="24"/>
        </w:rPr>
      </w:pPr>
    </w:p>
    <w:p w14:paraId="4D0E2555" w14:textId="77777777" w:rsidR="003C1F45" w:rsidRDefault="0057761C">
      <w:pPr>
        <w:spacing w:after="160" w:line="259" w:lineRule="auto"/>
        <w:ind w:left="0" w:firstLine="0"/>
        <w:jc w:val="left"/>
        <w:rPr>
          <w:sz w:val="24"/>
          <w:szCs w:val="24"/>
        </w:rPr>
      </w:pPr>
      <w:commentRangeStart w:id="8"/>
      <w:r>
        <w:rPr>
          <w:sz w:val="24"/>
          <w:szCs w:val="24"/>
        </w:rPr>
        <w:t>La conjetura dice todo par no primo es la suma de dos primos.</w:t>
      </w:r>
      <w:commentRangeEnd w:id="8"/>
      <w:r w:rsidR="00B74AF2">
        <w:rPr>
          <w:rStyle w:val="Refdecomentario"/>
        </w:rPr>
        <w:commentReference w:id="8"/>
      </w:r>
    </w:p>
    <w:p w14:paraId="6B111806" w14:textId="4E812FA8" w:rsidR="00955953" w:rsidRDefault="0057761C">
      <w:pPr>
        <w:spacing w:after="160" w:line="259" w:lineRule="auto"/>
        <w:ind w:left="0" w:firstLine="0"/>
        <w:jc w:val="left"/>
        <w:rPr>
          <w:sz w:val="24"/>
          <w:szCs w:val="24"/>
        </w:rPr>
      </w:pPr>
      <w:r>
        <w:rPr>
          <w:sz w:val="24"/>
          <w:szCs w:val="24"/>
        </w:rPr>
        <w:br/>
      </w:r>
      <w:r>
        <w:rPr>
          <w:sz w:val="24"/>
          <w:szCs w:val="24"/>
        </w:rPr>
        <w:br/>
      </w:r>
      <w:commentRangeStart w:id="9"/>
      <w:r>
        <w:rPr>
          <w:sz w:val="24"/>
          <w:szCs w:val="24"/>
        </w:rPr>
        <w:t xml:space="preserve">Las descomposiciones son los dos primos que suman un par dado. </w:t>
      </w:r>
      <w:commentRangeEnd w:id="9"/>
      <w:r w:rsidR="00DC02D4">
        <w:rPr>
          <w:rStyle w:val="Refdecomentario"/>
        </w:rPr>
        <w:commentReference w:id="9"/>
      </w:r>
      <w:r>
        <w:rPr>
          <w:sz w:val="24"/>
          <w:szCs w:val="24"/>
        </w:rPr>
        <w:br/>
      </w:r>
      <w:r>
        <w:rPr>
          <w:sz w:val="24"/>
          <w:szCs w:val="24"/>
        </w:rPr>
        <w:br/>
      </w:r>
      <w:r w:rsidR="00955953">
        <w:rPr>
          <w:sz w:val="24"/>
          <w:szCs w:val="24"/>
        </w:rPr>
        <w:br w:type="page"/>
      </w:r>
    </w:p>
    <w:p w14:paraId="52CB412E" w14:textId="6F59D155" w:rsidR="006C7268" w:rsidRDefault="0036000F" w:rsidP="008952D5">
      <w:pPr>
        <w:spacing w:after="160" w:line="259" w:lineRule="auto"/>
        <w:ind w:left="0" w:firstLine="0"/>
        <w:jc w:val="left"/>
        <w:rPr>
          <w:sz w:val="24"/>
          <w:szCs w:val="24"/>
        </w:rPr>
      </w:pPr>
      <w:r>
        <w:rPr>
          <w:sz w:val="24"/>
          <w:szCs w:val="24"/>
        </w:rPr>
        <w:lastRenderedPageBreak/>
        <w:t>2.Metodos para encontrar descomposiciones</w:t>
      </w:r>
      <w:r w:rsidR="00C60E8A">
        <w:rPr>
          <w:sz w:val="24"/>
          <w:szCs w:val="24"/>
        </w:rPr>
        <w:t>.</w:t>
      </w:r>
    </w:p>
    <w:p w14:paraId="0D3AA8D8" w14:textId="644E4394" w:rsidR="00955953" w:rsidRDefault="00407D00" w:rsidP="008952D5">
      <w:pPr>
        <w:spacing w:after="160" w:line="259" w:lineRule="auto"/>
        <w:ind w:left="0" w:firstLine="0"/>
        <w:jc w:val="left"/>
        <w:rPr>
          <w:sz w:val="24"/>
          <w:szCs w:val="24"/>
        </w:rPr>
      </w:pPr>
      <w:r>
        <w:rPr>
          <w:sz w:val="24"/>
          <w:szCs w:val="24"/>
        </w:rPr>
        <w:t>Las descomposiciones son aquellos pares de primos que suman un par dado.</w:t>
      </w:r>
      <w:r w:rsidR="002301FC">
        <w:rPr>
          <w:sz w:val="24"/>
          <w:szCs w:val="24"/>
        </w:rPr>
        <w:br/>
      </w:r>
      <w:r w:rsidR="00E946E5">
        <w:rPr>
          <w:sz w:val="24"/>
          <w:szCs w:val="24"/>
        </w:rPr>
        <w:t xml:space="preserve">Partiendo de </w:t>
      </w:r>
      <w:r>
        <w:rPr>
          <w:sz w:val="24"/>
          <w:szCs w:val="24"/>
        </w:rPr>
        <w:t>las listas de primos con las que trabajamos</w:t>
      </w:r>
      <w:r w:rsidR="00E946E5">
        <w:rPr>
          <w:sz w:val="24"/>
          <w:szCs w:val="24"/>
        </w:rPr>
        <w:t>, podemos invertirlas para sacar descomposiciones</w:t>
      </w:r>
      <w:r w:rsidR="00C60E8A">
        <w:rPr>
          <w:sz w:val="24"/>
          <w:szCs w:val="24"/>
        </w:rPr>
        <w:t>.</w:t>
      </w:r>
      <w:r w:rsidR="00E946E5">
        <w:rPr>
          <w:sz w:val="24"/>
          <w:szCs w:val="24"/>
        </w:rPr>
        <w:br/>
      </w:r>
      <w:r w:rsidR="00E946E5">
        <w:rPr>
          <w:sz w:val="24"/>
          <w:szCs w:val="24"/>
        </w:rPr>
        <w:br/>
        <w:t>00110</w:t>
      </w:r>
      <w:r w:rsidR="00E946E5">
        <w:rPr>
          <w:sz w:val="24"/>
          <w:szCs w:val="24"/>
        </w:rPr>
        <w:br/>
      </w:r>
      <w:r w:rsidR="00417EE9">
        <w:rPr>
          <w:sz w:val="24"/>
          <w:szCs w:val="24"/>
        </w:rPr>
        <w:t>01100</w:t>
      </w:r>
      <w:r w:rsidR="00C53D5B">
        <w:rPr>
          <w:sz w:val="24"/>
          <w:szCs w:val="24"/>
        </w:rPr>
        <w:br/>
        <w:t xml:space="preserve">     </w:t>
      </w:r>
      <w:r w:rsidR="001E061C">
        <w:rPr>
          <w:sz w:val="24"/>
          <w:szCs w:val="24"/>
        </w:rPr>
        <w:t>*</w:t>
      </w:r>
      <w:r w:rsidR="00EC30E3">
        <w:rPr>
          <w:sz w:val="24"/>
          <w:szCs w:val="24"/>
        </w:rPr>
        <w:br/>
        <w:t xml:space="preserve">buscando el </w:t>
      </w:r>
      <w:r w:rsidR="009556D5">
        <w:rPr>
          <w:sz w:val="24"/>
          <w:szCs w:val="24"/>
        </w:rPr>
        <w:t>patrón</w:t>
      </w:r>
      <w:r w:rsidR="00EC30E3">
        <w:rPr>
          <w:sz w:val="24"/>
          <w:szCs w:val="24"/>
        </w:rPr>
        <w:t xml:space="preserve"> 1 1 </w:t>
      </w:r>
      <w:r w:rsidR="00D63F86">
        <w:rPr>
          <w:sz w:val="24"/>
          <w:szCs w:val="24"/>
        </w:rPr>
        <w:t>obtenemos una posición que es prima en la primera lista un 1, y un 1 en</w:t>
      </w:r>
      <w:r w:rsidR="00CA7FCE">
        <w:rPr>
          <w:sz w:val="24"/>
          <w:szCs w:val="24"/>
        </w:rPr>
        <w:t xml:space="preserve"> la invertida indica</w:t>
      </w:r>
      <w:r w:rsidR="00D63F86">
        <w:rPr>
          <w:sz w:val="24"/>
          <w:szCs w:val="24"/>
        </w:rPr>
        <w:t xml:space="preserve"> una posición 2n-primo</w:t>
      </w:r>
      <w:r w:rsidR="00CA7FCE">
        <w:rPr>
          <w:sz w:val="24"/>
          <w:szCs w:val="24"/>
        </w:rPr>
        <w:t>.</w:t>
      </w:r>
      <w:r w:rsidR="00417EE9">
        <w:rPr>
          <w:sz w:val="24"/>
          <w:szCs w:val="24"/>
        </w:rPr>
        <w:br/>
      </w:r>
      <w:r w:rsidR="00417EE9">
        <w:rPr>
          <w:sz w:val="24"/>
          <w:szCs w:val="24"/>
        </w:rPr>
        <w:br/>
        <w:t>o podemos invertirlas y negarlas</w:t>
      </w:r>
      <w:r w:rsidR="00417EE9">
        <w:rPr>
          <w:sz w:val="24"/>
          <w:szCs w:val="24"/>
        </w:rPr>
        <w:br/>
      </w:r>
      <w:r w:rsidR="00417EE9">
        <w:rPr>
          <w:sz w:val="24"/>
          <w:szCs w:val="24"/>
        </w:rPr>
        <w:br/>
        <w:t>00110</w:t>
      </w:r>
      <w:r w:rsidR="00417EE9">
        <w:rPr>
          <w:sz w:val="24"/>
          <w:szCs w:val="24"/>
        </w:rPr>
        <w:br/>
        <w:t>10011</w:t>
      </w:r>
      <w:r w:rsidR="001E061C">
        <w:rPr>
          <w:sz w:val="24"/>
          <w:szCs w:val="24"/>
        </w:rPr>
        <w:br/>
        <w:t xml:space="preserve">     *</w:t>
      </w:r>
      <w:r w:rsidR="00A92DC8">
        <w:rPr>
          <w:sz w:val="24"/>
          <w:szCs w:val="24"/>
        </w:rPr>
        <w:br/>
        <w:t xml:space="preserve">buscando el </w:t>
      </w:r>
      <w:r w:rsidR="003731EB">
        <w:rPr>
          <w:sz w:val="24"/>
          <w:szCs w:val="24"/>
        </w:rPr>
        <w:t>patrón</w:t>
      </w:r>
      <w:r w:rsidR="00A92DC8">
        <w:rPr>
          <w:sz w:val="24"/>
          <w:szCs w:val="24"/>
        </w:rPr>
        <w:t xml:space="preserve"> 1 0</w:t>
      </w:r>
      <w:r w:rsidR="00774B77">
        <w:rPr>
          <w:sz w:val="24"/>
          <w:szCs w:val="24"/>
        </w:rPr>
        <w:t>.</w:t>
      </w:r>
      <w:r w:rsidR="00A92DC8">
        <w:rPr>
          <w:sz w:val="24"/>
          <w:szCs w:val="24"/>
        </w:rPr>
        <w:t xml:space="preserve"> </w:t>
      </w:r>
      <w:r w:rsidR="006927D0">
        <w:rPr>
          <w:sz w:val="24"/>
          <w:szCs w:val="24"/>
        </w:rPr>
        <w:t xml:space="preserve">el primer uno indica que es un numero primo, y el segundo 0 que no puede ser primo porque si no la conjetura es falsa. </w:t>
      </w:r>
      <w:r w:rsidR="00774B77">
        <w:rPr>
          <w:sz w:val="24"/>
          <w:szCs w:val="24"/>
        </w:rPr>
        <w:t xml:space="preserve">Como </w:t>
      </w:r>
      <w:r w:rsidR="003731EB">
        <w:rPr>
          <w:sz w:val="24"/>
          <w:szCs w:val="24"/>
        </w:rPr>
        <w:t>sé</w:t>
      </w:r>
      <w:r w:rsidR="00774B77">
        <w:rPr>
          <w:sz w:val="24"/>
          <w:szCs w:val="24"/>
        </w:rPr>
        <w:t xml:space="preserve"> que es un numero primo, y </w:t>
      </w:r>
      <w:r w:rsidR="003731EB">
        <w:rPr>
          <w:sz w:val="24"/>
          <w:szCs w:val="24"/>
        </w:rPr>
        <w:t>sé</w:t>
      </w:r>
      <w:r w:rsidR="00774B77">
        <w:rPr>
          <w:sz w:val="24"/>
          <w:szCs w:val="24"/>
        </w:rPr>
        <w:t xml:space="preserve"> que ese no puede ser primo </w:t>
      </w:r>
      <w:r w:rsidR="00947244">
        <w:rPr>
          <w:sz w:val="24"/>
          <w:szCs w:val="24"/>
        </w:rPr>
        <w:t xml:space="preserve">porque si no la conjetura no puede ser falsa, </w:t>
      </w:r>
      <w:r w:rsidR="003731EB">
        <w:rPr>
          <w:sz w:val="24"/>
          <w:szCs w:val="24"/>
        </w:rPr>
        <w:t>sé</w:t>
      </w:r>
      <w:r w:rsidR="00947244">
        <w:rPr>
          <w:sz w:val="24"/>
          <w:szCs w:val="24"/>
        </w:rPr>
        <w:t xml:space="preserve"> que en esa posición tengo una descomposición.</w:t>
      </w:r>
      <w:r w:rsidR="00417EE9">
        <w:rPr>
          <w:sz w:val="24"/>
          <w:szCs w:val="24"/>
        </w:rPr>
        <w:br/>
      </w:r>
      <w:r w:rsidR="00417EE9">
        <w:rPr>
          <w:sz w:val="24"/>
          <w:szCs w:val="24"/>
        </w:rPr>
        <w:br/>
        <w:t>y así se sabe que pasa</w:t>
      </w:r>
      <w:r w:rsidR="00947244">
        <w:rPr>
          <w:sz w:val="24"/>
          <w:szCs w:val="24"/>
        </w:rPr>
        <w:t>,</w:t>
      </w:r>
      <w:r w:rsidR="00417EE9">
        <w:rPr>
          <w:sz w:val="24"/>
          <w:szCs w:val="24"/>
        </w:rPr>
        <w:t xml:space="preserve"> porque han hecho cálculos hasta 2^19 a fecha de que lo dijeron.</w:t>
      </w:r>
      <w:r w:rsidR="00417EE9">
        <w:rPr>
          <w:sz w:val="24"/>
          <w:szCs w:val="24"/>
        </w:rPr>
        <w:br/>
      </w:r>
      <w:r w:rsidR="00417EE9">
        <w:rPr>
          <w:sz w:val="24"/>
          <w:szCs w:val="24"/>
        </w:rPr>
        <w:br/>
      </w:r>
      <w:r w:rsidR="008A1D68">
        <w:rPr>
          <w:sz w:val="24"/>
          <w:szCs w:val="24"/>
        </w:rPr>
        <w:t>otra forma es con un bucle, y comparando i and n-i</w:t>
      </w:r>
      <w:r w:rsidR="00D813C9">
        <w:rPr>
          <w:sz w:val="24"/>
          <w:szCs w:val="24"/>
        </w:rPr>
        <w:t>.</w:t>
      </w:r>
      <w:r w:rsidR="00A92DC8">
        <w:rPr>
          <w:sz w:val="24"/>
          <w:szCs w:val="24"/>
        </w:rPr>
        <w:br/>
      </w:r>
      <w:r w:rsidR="00A92DC8">
        <w:rPr>
          <w:sz w:val="24"/>
          <w:szCs w:val="24"/>
        </w:rPr>
        <w:br/>
      </w:r>
      <w:commentRangeStart w:id="10"/>
      <w:commentRangeStart w:id="11"/>
      <w:r w:rsidR="00A92DC8">
        <w:rPr>
          <w:sz w:val="24"/>
          <w:szCs w:val="24"/>
        </w:rPr>
        <w:t>para i en n</w:t>
      </w:r>
      <w:r w:rsidR="009D10C8">
        <w:rPr>
          <w:sz w:val="24"/>
          <w:szCs w:val="24"/>
        </w:rPr>
        <w:t>{</w:t>
      </w:r>
      <w:r w:rsidR="00A92DC8">
        <w:rPr>
          <w:sz w:val="24"/>
          <w:szCs w:val="24"/>
        </w:rPr>
        <w:t xml:space="preserve"> </w:t>
      </w:r>
      <w:r w:rsidR="00A92DC8">
        <w:rPr>
          <w:sz w:val="24"/>
          <w:szCs w:val="24"/>
        </w:rPr>
        <w:br/>
      </w:r>
      <w:r w:rsidR="00427859">
        <w:rPr>
          <w:sz w:val="24"/>
          <w:szCs w:val="24"/>
        </w:rPr>
        <w:t xml:space="preserve"> </w:t>
      </w:r>
      <w:r w:rsidR="009D10C8">
        <w:rPr>
          <w:sz w:val="24"/>
          <w:szCs w:val="24"/>
        </w:rPr>
        <w:t xml:space="preserve">  si</w:t>
      </w:r>
      <w:r w:rsidR="00427859">
        <w:rPr>
          <w:sz w:val="24"/>
          <w:szCs w:val="24"/>
        </w:rPr>
        <w:t xml:space="preserve"> </w:t>
      </w:r>
      <w:r w:rsidR="009D10C8">
        <w:rPr>
          <w:sz w:val="24"/>
          <w:szCs w:val="24"/>
        </w:rPr>
        <w:t>(</w:t>
      </w:r>
      <w:r w:rsidR="00427859">
        <w:rPr>
          <w:sz w:val="24"/>
          <w:szCs w:val="24"/>
        </w:rPr>
        <w:t>lista[i] AND lista[</w:t>
      </w:r>
      <w:r w:rsidR="002559C7">
        <w:rPr>
          <w:sz w:val="24"/>
          <w:szCs w:val="24"/>
        </w:rPr>
        <w:t>2</w:t>
      </w:r>
      <w:r w:rsidR="00427859">
        <w:rPr>
          <w:sz w:val="24"/>
          <w:szCs w:val="24"/>
        </w:rPr>
        <w:t>n-i])</w:t>
      </w:r>
      <w:r w:rsidR="00D813C9">
        <w:rPr>
          <w:sz w:val="24"/>
          <w:szCs w:val="24"/>
        </w:rPr>
        <w:br/>
      </w:r>
      <w:r w:rsidR="009D10C8">
        <w:rPr>
          <w:sz w:val="24"/>
          <w:szCs w:val="24"/>
        </w:rPr>
        <w:t xml:space="preserve">       //descomposición encontrada para </w:t>
      </w:r>
      <w:r w:rsidR="002559C7">
        <w:rPr>
          <w:sz w:val="24"/>
          <w:szCs w:val="24"/>
        </w:rPr>
        <w:t>2n</w:t>
      </w:r>
      <w:r w:rsidR="00B83FB3">
        <w:rPr>
          <w:sz w:val="24"/>
          <w:szCs w:val="24"/>
        </w:rPr>
        <w:br/>
        <w:t xml:space="preserve"> </w:t>
      </w:r>
      <w:proofErr w:type="gramStart"/>
      <w:r w:rsidR="00B83FB3">
        <w:rPr>
          <w:sz w:val="24"/>
          <w:szCs w:val="24"/>
        </w:rPr>
        <w:t xml:space="preserve">  }</w:t>
      </w:r>
      <w:proofErr w:type="gramEnd"/>
      <w:r w:rsidR="00B83FB3">
        <w:rPr>
          <w:sz w:val="24"/>
          <w:szCs w:val="24"/>
        </w:rPr>
        <w:br/>
        <w:t>}</w:t>
      </w:r>
      <w:commentRangeEnd w:id="10"/>
      <w:r w:rsidR="007A2822">
        <w:rPr>
          <w:rStyle w:val="Refdecomentario"/>
        </w:rPr>
        <w:commentReference w:id="10"/>
      </w:r>
      <w:commentRangeEnd w:id="11"/>
      <w:r w:rsidR="0090792C">
        <w:rPr>
          <w:rStyle w:val="Refdecomentario"/>
        </w:rPr>
        <w:commentReference w:id="11"/>
      </w:r>
      <w:r w:rsidR="00B83FB3">
        <w:rPr>
          <w:sz w:val="24"/>
          <w:szCs w:val="24"/>
        </w:rPr>
        <w:br/>
      </w:r>
      <w:r w:rsidR="00B83FB3">
        <w:rPr>
          <w:sz w:val="24"/>
          <w:szCs w:val="24"/>
        </w:rPr>
        <w:br/>
      </w:r>
    </w:p>
    <w:p w14:paraId="3362F3A4" w14:textId="77777777" w:rsidR="00955953" w:rsidRDefault="00955953">
      <w:pPr>
        <w:spacing w:after="160" w:line="259" w:lineRule="auto"/>
        <w:ind w:left="0" w:firstLine="0"/>
        <w:jc w:val="left"/>
        <w:rPr>
          <w:sz w:val="24"/>
          <w:szCs w:val="24"/>
        </w:rPr>
      </w:pPr>
      <w:r>
        <w:rPr>
          <w:sz w:val="24"/>
          <w:szCs w:val="24"/>
        </w:rPr>
        <w:br w:type="page"/>
      </w:r>
    </w:p>
    <w:p w14:paraId="763B2EB9" w14:textId="0F479D2B" w:rsidR="00EF1601" w:rsidRDefault="00AE548C" w:rsidP="008952D5">
      <w:pPr>
        <w:spacing w:after="160" w:line="259" w:lineRule="auto"/>
        <w:ind w:left="0" w:firstLine="0"/>
        <w:jc w:val="left"/>
        <w:rPr>
          <w:sz w:val="24"/>
          <w:szCs w:val="24"/>
        </w:rPr>
      </w:pPr>
      <w:r>
        <w:rPr>
          <w:sz w:val="24"/>
          <w:szCs w:val="24"/>
        </w:rPr>
        <w:lastRenderedPageBreak/>
        <w:t xml:space="preserve">3.Algoritmo que genera todas las listas que dicen </w:t>
      </w:r>
      <w:r w:rsidR="007F51E0">
        <w:rPr>
          <w:sz w:val="24"/>
          <w:szCs w:val="24"/>
        </w:rPr>
        <w:t>que la conjetura</w:t>
      </w:r>
      <w:r>
        <w:rPr>
          <w:sz w:val="24"/>
          <w:szCs w:val="24"/>
        </w:rPr>
        <w:t xml:space="preserve"> es fals</w:t>
      </w:r>
      <w:r w:rsidR="007F51E0">
        <w:rPr>
          <w:sz w:val="24"/>
          <w:szCs w:val="24"/>
        </w:rPr>
        <w:t>a</w:t>
      </w:r>
      <w:r>
        <w:rPr>
          <w:sz w:val="24"/>
          <w:szCs w:val="24"/>
        </w:rPr>
        <w:t>.</w:t>
      </w:r>
      <w:r>
        <w:rPr>
          <w:sz w:val="24"/>
          <w:szCs w:val="24"/>
        </w:rPr>
        <w:br/>
      </w:r>
      <w:r w:rsidR="00D813C9">
        <w:rPr>
          <w:sz w:val="24"/>
          <w:szCs w:val="24"/>
        </w:rPr>
        <w:br/>
        <w:t>p</w:t>
      </w:r>
      <w:r w:rsidR="009B23EE">
        <w:rPr>
          <w:sz w:val="24"/>
          <w:szCs w:val="24"/>
        </w:rPr>
        <w:t>ues</w:t>
      </w:r>
      <w:r w:rsidR="00D813C9">
        <w:rPr>
          <w:sz w:val="24"/>
          <w:szCs w:val="24"/>
        </w:rPr>
        <w:t xml:space="preserve"> nos quedaremos con la forma de invertir y negar, </w:t>
      </w:r>
      <w:r w:rsidR="009B23EE">
        <w:rPr>
          <w:sz w:val="24"/>
          <w:szCs w:val="24"/>
        </w:rPr>
        <w:br/>
      </w:r>
      <w:r w:rsidR="009B23EE">
        <w:rPr>
          <w:sz w:val="24"/>
          <w:szCs w:val="24"/>
        </w:rPr>
        <w:br/>
      </w:r>
      <w:r w:rsidR="00D813C9">
        <w:rPr>
          <w:sz w:val="24"/>
          <w:szCs w:val="24"/>
        </w:rPr>
        <w:t>y la adaptamos</w:t>
      </w:r>
      <w:r w:rsidR="00783ABB">
        <w:rPr>
          <w:sz w:val="24"/>
          <w:szCs w:val="24"/>
        </w:rPr>
        <w:t>.</w:t>
      </w:r>
      <w:r w:rsidR="00783ABB">
        <w:rPr>
          <w:sz w:val="24"/>
          <w:szCs w:val="24"/>
        </w:rPr>
        <w:br/>
      </w:r>
      <w:r w:rsidR="00C637CB">
        <w:rPr>
          <w:sz w:val="24"/>
          <w:szCs w:val="24"/>
        </w:rPr>
        <w:br/>
      </w:r>
      <w:r w:rsidR="00C637CB">
        <w:rPr>
          <w:sz w:val="24"/>
          <w:szCs w:val="24"/>
        </w:rPr>
        <w:br/>
      </w:r>
      <w:commentRangeStart w:id="12"/>
      <w:r w:rsidR="00C637CB">
        <w:rPr>
          <w:sz w:val="24"/>
          <w:szCs w:val="24"/>
        </w:rPr>
        <w:t>00110</w:t>
      </w:r>
      <w:r w:rsidR="00C637CB">
        <w:rPr>
          <w:sz w:val="24"/>
          <w:szCs w:val="24"/>
        </w:rPr>
        <w:br/>
        <w:t>10011</w:t>
      </w:r>
      <w:r w:rsidR="00F10C7C">
        <w:rPr>
          <w:sz w:val="24"/>
          <w:szCs w:val="24"/>
        </w:rPr>
        <w:br/>
        <w:t xml:space="preserve">     *</w:t>
      </w:r>
      <w:r w:rsidR="00C637CB">
        <w:rPr>
          <w:sz w:val="24"/>
          <w:szCs w:val="24"/>
        </w:rPr>
        <w:br/>
      </w:r>
      <w:commentRangeEnd w:id="12"/>
      <w:r w:rsidR="00CE07DF">
        <w:rPr>
          <w:rStyle w:val="Refdecomentario"/>
        </w:rPr>
        <w:commentReference w:id="12"/>
      </w:r>
      <w:r w:rsidR="00C637CB">
        <w:rPr>
          <w:sz w:val="24"/>
          <w:szCs w:val="24"/>
        </w:rPr>
        <w:br/>
        <w:t xml:space="preserve">buscando el </w:t>
      </w:r>
      <w:r w:rsidR="007F51E0">
        <w:rPr>
          <w:sz w:val="24"/>
          <w:szCs w:val="24"/>
        </w:rPr>
        <w:t>patrón</w:t>
      </w:r>
      <w:r w:rsidR="00C637CB">
        <w:rPr>
          <w:sz w:val="24"/>
          <w:szCs w:val="24"/>
        </w:rPr>
        <w:t xml:space="preserve"> 1 0.</w:t>
      </w:r>
      <w:r w:rsidR="00C637CB">
        <w:rPr>
          <w:sz w:val="24"/>
          <w:szCs w:val="24"/>
        </w:rPr>
        <w:br/>
      </w:r>
      <w:r w:rsidR="00D813C9">
        <w:rPr>
          <w:sz w:val="24"/>
          <w:szCs w:val="24"/>
        </w:rPr>
        <w:t xml:space="preserve"> </w:t>
      </w:r>
      <w:r w:rsidR="00C637CB">
        <w:rPr>
          <w:sz w:val="24"/>
          <w:szCs w:val="24"/>
        </w:rPr>
        <w:br/>
      </w:r>
      <w:r w:rsidR="00D813C9">
        <w:rPr>
          <w:sz w:val="24"/>
          <w:szCs w:val="24"/>
        </w:rPr>
        <w:t>al invertir y negar</w:t>
      </w:r>
      <w:r w:rsidR="00C01726">
        <w:rPr>
          <w:sz w:val="24"/>
          <w:szCs w:val="24"/>
        </w:rPr>
        <w:t xml:space="preserve"> una lista de primos</w:t>
      </w:r>
      <w:r w:rsidR="00D813C9">
        <w:rPr>
          <w:sz w:val="24"/>
          <w:szCs w:val="24"/>
        </w:rPr>
        <w:t xml:space="preserve"> ponemos un 0 donde si es</w:t>
      </w:r>
      <w:r w:rsidR="00890B69">
        <w:rPr>
          <w:sz w:val="24"/>
          <w:szCs w:val="24"/>
        </w:rPr>
        <w:t xml:space="preserve"> el numero par menos</w:t>
      </w:r>
      <w:r w:rsidR="00D813C9">
        <w:rPr>
          <w:sz w:val="24"/>
          <w:szCs w:val="24"/>
        </w:rPr>
        <w:t xml:space="preserve"> un numero primo, la conjetura es cierta para esa evaluación, o dicho como me interesa, un 0 donde no puede ser primo para que la conjetura sea falsa., </w:t>
      </w:r>
      <w:r w:rsidR="00D813C9">
        <w:rPr>
          <w:sz w:val="24"/>
          <w:szCs w:val="24"/>
        </w:rPr>
        <w:br/>
      </w:r>
      <w:r w:rsidR="0084005A">
        <w:rPr>
          <w:sz w:val="24"/>
          <w:szCs w:val="24"/>
        </w:rPr>
        <w:t xml:space="preserve">Consecuencia, si </w:t>
      </w:r>
      <w:r w:rsidR="00FF522E">
        <w:rPr>
          <w:sz w:val="24"/>
          <w:szCs w:val="24"/>
        </w:rPr>
        <w:t>el siguiente</w:t>
      </w:r>
      <w:r w:rsidR="0084005A">
        <w:rPr>
          <w:sz w:val="24"/>
          <w:szCs w:val="24"/>
        </w:rPr>
        <w:t xml:space="preserve"> algoritmo pone a 1 todas las posiciones primas</w:t>
      </w:r>
      <w:r w:rsidR="00FF522E">
        <w:rPr>
          <w:sz w:val="24"/>
          <w:szCs w:val="24"/>
        </w:rPr>
        <w:t xml:space="preserve"> alguna vez</w:t>
      </w:r>
      <w:r w:rsidR="0084005A">
        <w:rPr>
          <w:sz w:val="24"/>
          <w:szCs w:val="24"/>
        </w:rPr>
        <w:t>, la conjetura será falsa</w:t>
      </w:r>
      <w:r w:rsidR="00A23414">
        <w:rPr>
          <w:sz w:val="24"/>
          <w:szCs w:val="24"/>
        </w:rPr>
        <w:t xml:space="preserve">, porque al poner a 0 2n – primos y el resultado tener todos los primos a 1, </w:t>
      </w:r>
      <w:r w:rsidR="002260F2">
        <w:rPr>
          <w:sz w:val="24"/>
          <w:szCs w:val="24"/>
        </w:rPr>
        <w:t>ese 2n no tiene descomposiciones</w:t>
      </w:r>
      <w:r w:rsidR="00070F43">
        <w:rPr>
          <w:sz w:val="24"/>
          <w:szCs w:val="24"/>
        </w:rPr>
        <w:t>, otra forma d</w:t>
      </w:r>
      <w:r w:rsidR="00B40F77">
        <w:rPr>
          <w:sz w:val="24"/>
          <w:szCs w:val="24"/>
        </w:rPr>
        <w:t xml:space="preserve">e verlo es que según el método de invertir y negar, </w:t>
      </w:r>
      <w:proofErr w:type="spellStart"/>
      <w:r w:rsidR="00B40F77">
        <w:rPr>
          <w:sz w:val="24"/>
          <w:szCs w:val="24"/>
        </w:rPr>
        <w:t>al</w:t>
      </w:r>
      <w:proofErr w:type="spellEnd"/>
      <w:r w:rsidR="00B40F77">
        <w:rPr>
          <w:sz w:val="24"/>
          <w:szCs w:val="24"/>
        </w:rPr>
        <w:t xml:space="preserve"> todos los primos cuadrar con los unos, no encontrar</w:t>
      </w:r>
      <w:r w:rsidR="00890B69">
        <w:rPr>
          <w:sz w:val="24"/>
          <w:szCs w:val="24"/>
        </w:rPr>
        <w:t>á</w:t>
      </w:r>
      <w:r w:rsidR="00B40F77">
        <w:rPr>
          <w:sz w:val="24"/>
          <w:szCs w:val="24"/>
        </w:rPr>
        <w:t>s el patrón que determina en que posiciones hay descomposiciones</w:t>
      </w:r>
      <w:r w:rsidR="0084005A">
        <w:rPr>
          <w:sz w:val="24"/>
          <w:szCs w:val="24"/>
        </w:rPr>
        <w:t>.</w:t>
      </w:r>
      <w:r w:rsidR="00FF522E">
        <w:rPr>
          <w:sz w:val="24"/>
          <w:szCs w:val="24"/>
        </w:rPr>
        <w:br/>
      </w:r>
      <w:r w:rsidR="00D813C9">
        <w:rPr>
          <w:sz w:val="24"/>
          <w:szCs w:val="24"/>
        </w:rPr>
        <w:br/>
      </w:r>
      <w:r w:rsidR="00790C0C">
        <w:rPr>
          <w:sz w:val="24"/>
          <w:szCs w:val="24"/>
        </w:rPr>
        <w:t>copia entrada[] en salida[]</w:t>
      </w:r>
      <w:r w:rsidR="00790C0C">
        <w:rPr>
          <w:sz w:val="24"/>
          <w:szCs w:val="24"/>
        </w:rPr>
        <w:br/>
        <w:t>salida[n+1]=0</w:t>
      </w:r>
      <w:r w:rsidR="00790C0C">
        <w:rPr>
          <w:sz w:val="24"/>
          <w:szCs w:val="24"/>
        </w:rPr>
        <w:br/>
        <w:t>desde ( i en n){</w:t>
      </w:r>
      <w:r w:rsidR="00790C0C">
        <w:rPr>
          <w:sz w:val="24"/>
          <w:szCs w:val="24"/>
        </w:rPr>
        <w:br/>
      </w:r>
      <w:r w:rsidR="00790C0C">
        <w:rPr>
          <w:sz w:val="24"/>
          <w:szCs w:val="24"/>
        </w:rPr>
        <w:tab/>
      </w:r>
      <w:r w:rsidR="00565416">
        <w:rPr>
          <w:sz w:val="24"/>
          <w:szCs w:val="24"/>
        </w:rPr>
        <w:t>salida[n</w:t>
      </w:r>
      <w:r w:rsidR="00C96CB7">
        <w:rPr>
          <w:sz w:val="24"/>
          <w:szCs w:val="24"/>
        </w:rPr>
        <w:t>+</w:t>
      </w:r>
      <w:r w:rsidR="00565416">
        <w:rPr>
          <w:sz w:val="24"/>
          <w:szCs w:val="24"/>
        </w:rPr>
        <w:t>2+i]=NOT entrada[n-i]</w:t>
      </w:r>
      <w:r w:rsidR="00565416">
        <w:rPr>
          <w:sz w:val="24"/>
          <w:szCs w:val="24"/>
        </w:rPr>
        <w:br/>
        <w:t>}</w:t>
      </w:r>
    </w:p>
    <w:p w14:paraId="12DF9D21" w14:textId="22F3A778" w:rsidR="002958C1" w:rsidRDefault="00565416" w:rsidP="00EF1601">
      <w:pPr>
        <w:jc w:val="left"/>
        <w:rPr>
          <w:sz w:val="24"/>
          <w:szCs w:val="24"/>
        </w:rPr>
      </w:pPr>
      <w:r>
        <w:rPr>
          <w:sz w:val="24"/>
          <w:szCs w:val="24"/>
        </w:rPr>
        <w:t xml:space="preserve">Este algoritmo genera todas las listas que dan por falsa la conjetura con el máximo </w:t>
      </w:r>
      <w:r w:rsidR="00355ABD">
        <w:rPr>
          <w:sz w:val="24"/>
          <w:szCs w:val="24"/>
        </w:rPr>
        <w:t>número</w:t>
      </w:r>
      <w:r>
        <w:rPr>
          <w:sz w:val="24"/>
          <w:szCs w:val="24"/>
        </w:rPr>
        <w:t xml:space="preserve"> posible de unos. </w:t>
      </w:r>
    </w:p>
    <w:p w14:paraId="125F562B" w14:textId="77777777" w:rsidR="00955953" w:rsidRDefault="00565416" w:rsidP="00EF1601">
      <w:pPr>
        <w:jc w:val="left"/>
        <w:rPr>
          <w:sz w:val="24"/>
          <w:szCs w:val="24"/>
        </w:rPr>
      </w:pPr>
      <w:r>
        <w:rPr>
          <w:sz w:val="24"/>
          <w:szCs w:val="24"/>
        </w:rPr>
        <w:br/>
      </w:r>
    </w:p>
    <w:p w14:paraId="422EE401" w14:textId="77777777" w:rsidR="00955953" w:rsidRDefault="00955953">
      <w:pPr>
        <w:spacing w:after="160" w:line="259" w:lineRule="auto"/>
        <w:ind w:left="0" w:firstLine="0"/>
        <w:jc w:val="left"/>
        <w:rPr>
          <w:sz w:val="24"/>
          <w:szCs w:val="24"/>
        </w:rPr>
      </w:pPr>
      <w:r>
        <w:rPr>
          <w:sz w:val="24"/>
          <w:szCs w:val="24"/>
        </w:rPr>
        <w:br w:type="page"/>
      </w:r>
    </w:p>
    <w:p w14:paraId="3858AAE1" w14:textId="1CC771C4" w:rsidR="00D45694" w:rsidRDefault="000F5B68" w:rsidP="24A0B1B3">
      <w:pPr>
        <w:jc w:val="left"/>
        <w:rPr>
          <w:sz w:val="24"/>
          <w:szCs w:val="24"/>
        </w:rPr>
      </w:pPr>
      <w:r>
        <w:rPr>
          <w:sz w:val="24"/>
          <w:szCs w:val="24"/>
        </w:rPr>
        <w:lastRenderedPageBreak/>
        <w:t>4. Punto de partida para buscar fallos en las descomposiciones.</w:t>
      </w:r>
      <w:r>
        <w:br/>
      </w:r>
      <w:r w:rsidR="00E73AEE">
        <w:rPr>
          <w:sz w:val="24"/>
          <w:szCs w:val="24"/>
        </w:rPr>
        <w:br/>
      </w:r>
      <w:r w:rsidR="00565416">
        <w:rPr>
          <w:sz w:val="24"/>
          <w:szCs w:val="24"/>
        </w:rPr>
        <w:t xml:space="preserve">Me dijeron que esto existe. </w:t>
      </w:r>
      <w:r w:rsidR="00A11FB0">
        <w:rPr>
          <w:sz w:val="24"/>
          <w:szCs w:val="24"/>
        </w:rPr>
        <w:br/>
      </w:r>
      <w:r w:rsidR="00A11FB0">
        <w:rPr>
          <w:sz w:val="24"/>
          <w:szCs w:val="24"/>
        </w:rPr>
        <w:br/>
      </w:r>
      <w:commentRangeStart w:id="13"/>
      <w:r w:rsidR="00565416">
        <w:rPr>
          <w:sz w:val="24"/>
          <w:szCs w:val="24"/>
        </w:rPr>
        <w:t>n/</w:t>
      </w:r>
      <w:r w:rsidR="0062169D">
        <w:rPr>
          <w:sz w:val="24"/>
          <w:szCs w:val="24"/>
        </w:rPr>
        <w:t>3</w:t>
      </w:r>
      <w:r w:rsidR="00814BA3">
        <w:rPr>
          <w:sz w:val="24"/>
          <w:szCs w:val="24"/>
        </w:rPr>
        <w:t>-n/</w:t>
      </w:r>
      <w:proofErr w:type="spellStart"/>
      <w:r w:rsidR="00814BA3">
        <w:rPr>
          <w:sz w:val="24"/>
          <w:szCs w:val="24"/>
        </w:rPr>
        <w:t>ln</w:t>
      </w:r>
      <w:proofErr w:type="spellEnd"/>
      <w:r w:rsidR="00814BA3">
        <w:rPr>
          <w:sz w:val="24"/>
          <w:szCs w:val="24"/>
        </w:rPr>
        <w:t>(n)</w:t>
      </w:r>
      <w:r w:rsidR="00DF0D32">
        <w:rPr>
          <w:sz w:val="24"/>
          <w:szCs w:val="24"/>
        </w:rPr>
        <w:t>&lt;</w:t>
      </w:r>
      <w:r w:rsidR="00814BA3">
        <w:rPr>
          <w:sz w:val="24"/>
          <w:szCs w:val="24"/>
        </w:rPr>
        <w:t>=n/</w:t>
      </w:r>
      <w:proofErr w:type="spellStart"/>
      <w:r w:rsidR="00814BA3">
        <w:rPr>
          <w:sz w:val="24"/>
          <w:szCs w:val="24"/>
        </w:rPr>
        <w:t>ln</w:t>
      </w:r>
      <w:proofErr w:type="spellEnd"/>
      <w:r w:rsidR="00814BA3">
        <w:rPr>
          <w:sz w:val="24"/>
          <w:szCs w:val="24"/>
        </w:rPr>
        <w:t>(n)</w:t>
      </w:r>
      <w:commentRangeEnd w:id="13"/>
      <w:r w:rsidR="006548B2">
        <w:rPr>
          <w:rStyle w:val="Refdecomentario"/>
        </w:rPr>
        <w:commentReference w:id="13"/>
      </w:r>
    </w:p>
    <w:p w14:paraId="0504934B" w14:textId="5D524961" w:rsidR="004F76D8" w:rsidRPr="004F76D8" w:rsidRDefault="00E73AEE" w:rsidP="00355ABD">
      <w:pPr>
        <w:jc w:val="left"/>
        <w:rPr>
          <w:sz w:val="24"/>
          <w:szCs w:val="24"/>
        </w:rPr>
      </w:pPr>
      <w:r>
        <w:rPr>
          <w:sz w:val="24"/>
          <w:szCs w:val="24"/>
        </w:rPr>
        <w:br/>
      </w:r>
      <m:oMath>
        <m:f>
          <m:fPr>
            <m:ctrlPr>
              <w:rPr>
                <w:rFonts w:ascii="Cambria Math" w:hAnsi="Cambria Math"/>
                <w:sz w:val="24"/>
                <w:szCs w:val="24"/>
              </w:rPr>
            </m:ctrlPr>
          </m:fPr>
          <m:num>
            <m:r>
              <m:rPr>
                <m:sty m:val="p"/>
              </m:rPr>
              <w:rPr>
                <w:rFonts w:ascii="Cambria Math" w:hAnsi="Cambria Math"/>
                <w:sz w:val="24"/>
                <w:szCs w:val="24"/>
              </w:rPr>
              <m:t>n</m:t>
            </m:r>
          </m:num>
          <m:den>
            <m:r>
              <m:rPr>
                <m:sty m:val="p"/>
              </m:rPr>
              <w:rPr>
                <w:rFonts w:ascii="Cambria Math" w:hAnsi="Cambria Math"/>
                <w:sz w:val="24"/>
                <w:szCs w:val="24"/>
              </w:rPr>
              <m:t>3</m:t>
            </m:r>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n</m:t>
            </m:r>
          </m:num>
          <m:den>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r>
                      <m:rPr>
                        <m:sty m:val="p"/>
                      </m:rPr>
                      <w:rPr>
                        <w:rFonts w:ascii="Cambria Math" w:hAnsi="Cambria Math"/>
                        <w:sz w:val="24"/>
                        <w:szCs w:val="24"/>
                      </w:rPr>
                      <m:t>n</m:t>
                    </m:r>
                  </m:e>
                </m:d>
              </m:e>
            </m:func>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n</m:t>
            </m:r>
          </m:num>
          <m:den>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r>
                      <m:rPr>
                        <m:sty m:val="p"/>
                      </m:rPr>
                      <w:rPr>
                        <w:rFonts w:ascii="Cambria Math" w:hAnsi="Cambria Math"/>
                        <w:sz w:val="24"/>
                        <w:szCs w:val="24"/>
                      </w:rPr>
                      <m:t>n</m:t>
                    </m:r>
                  </m:e>
                </m:d>
              </m:e>
            </m:func>
            <w:commentRangeStart w:id="14"/>
            <w:commentRangeEnd w:id="14"/>
            <m:r>
              <m:rPr>
                <m:sty m:val="p"/>
              </m:rPr>
              <w:rPr>
                <w:rStyle w:val="Refdecomentario"/>
                <w:rFonts w:ascii="Cambria Math" w:hAnsi="Cambria Math"/>
              </w:rPr>
              <w:commentReference w:id="14"/>
            </m:r>
          </m:den>
        </m:f>
        <m:r>
          <w:rPr>
            <w:rFonts w:ascii="Cambria Math" w:hAnsi="Cambria Math"/>
            <w:sz w:val="24"/>
            <w:szCs w:val="24"/>
          </w:rPr>
          <m:t xml:space="preserve"> </m:t>
        </m:r>
      </m:oMath>
      <w:r w:rsidR="004F76D8">
        <w:rPr>
          <w:sz w:val="24"/>
          <w:szCs w:val="24"/>
        </w:rPr>
        <w:t xml:space="preserve"> </w:t>
      </w:r>
    </w:p>
    <w:p w14:paraId="6A305C0C" w14:textId="2012F1B0" w:rsidR="004F76D8" w:rsidRPr="004F76D8" w:rsidRDefault="00E73AEE" w:rsidP="00355ABD">
      <w:pPr>
        <w:jc w:val="left"/>
        <w:rPr>
          <w:sz w:val="24"/>
          <w:szCs w:val="24"/>
        </w:rPr>
      </w:pPr>
      <w:r>
        <w:rPr>
          <w:sz w:val="24"/>
          <w:szCs w:val="24"/>
        </w:rPr>
        <w:br/>
      </w:r>
      <w:r w:rsidR="003E08C4">
        <w:rPr>
          <w:sz w:val="24"/>
          <w:szCs w:val="24"/>
        </w:rPr>
        <w:t xml:space="preserve">Esto quiere decir, mientras hay </w:t>
      </w:r>
      <w:r w:rsidR="00E86B87">
        <w:rPr>
          <w:sz w:val="24"/>
          <w:szCs w:val="24"/>
        </w:rPr>
        <w:t>más</w:t>
      </w:r>
      <w:r w:rsidR="003E08C4">
        <w:rPr>
          <w:sz w:val="24"/>
          <w:szCs w:val="24"/>
        </w:rPr>
        <w:t xml:space="preserve"> posiciones de forma 6k+-1 </w:t>
      </w:r>
      <w:r w:rsidR="00B06C04">
        <w:rPr>
          <w:sz w:val="24"/>
          <w:szCs w:val="24"/>
        </w:rPr>
        <w:t xml:space="preserve">primas que no primas, no puede ser falsa la conjetura. </w:t>
      </w:r>
      <w:r w:rsidR="00B06C04">
        <w:br/>
      </w:r>
      <w:r w:rsidR="00A11FB0">
        <w:rPr>
          <w:sz w:val="24"/>
          <w:szCs w:val="24"/>
        </w:rPr>
        <w:br/>
      </w:r>
      <w:r w:rsidR="00814BA3">
        <w:rPr>
          <w:sz w:val="24"/>
          <w:szCs w:val="24"/>
        </w:rPr>
        <w:t xml:space="preserve">pero vamos a aplicar lo </w:t>
      </w:r>
      <w:r w:rsidR="00E86B87">
        <w:rPr>
          <w:sz w:val="24"/>
          <w:szCs w:val="24"/>
        </w:rPr>
        <w:t>mismo,</w:t>
      </w:r>
      <w:r w:rsidR="00814BA3">
        <w:rPr>
          <w:sz w:val="24"/>
          <w:szCs w:val="24"/>
        </w:rPr>
        <w:t xml:space="preserve"> pero con este algoritmo. </w:t>
      </w:r>
      <w:r w:rsidR="00814BA3">
        <w:br/>
      </w:r>
      <w:r w:rsidR="00A11FB0">
        <w:rPr>
          <w:sz w:val="24"/>
          <w:szCs w:val="24"/>
        </w:rPr>
        <w:br/>
      </w:r>
      <w:r w:rsidR="009746B6" w:rsidRPr="009746B6">
        <w:rPr>
          <w:sz w:val="24"/>
          <w:szCs w:val="24"/>
        </w:rPr>
        <w:t>2n</w:t>
      </w:r>
      <w:proofErr w:type="gramStart"/>
      <w:r w:rsidR="009746B6" w:rsidRPr="009746B6">
        <w:rPr>
          <w:sz w:val="24"/>
          <w:szCs w:val="24"/>
        </w:rPr>
        <w:t>/(</w:t>
      </w:r>
      <w:proofErr w:type="gramEnd"/>
      <w:r w:rsidR="009746B6" w:rsidRPr="009746B6">
        <w:rPr>
          <w:sz w:val="24"/>
          <w:szCs w:val="24"/>
        </w:rPr>
        <w:t>6*2)=n/6 :  n/6 -n/</w:t>
      </w:r>
      <w:proofErr w:type="spellStart"/>
      <w:r w:rsidR="009746B6" w:rsidRPr="009746B6">
        <w:rPr>
          <w:sz w:val="24"/>
          <w:szCs w:val="24"/>
        </w:rPr>
        <w:t>ln</w:t>
      </w:r>
      <w:proofErr w:type="spellEnd"/>
      <w:r w:rsidR="009746B6" w:rsidRPr="009746B6">
        <w:rPr>
          <w:sz w:val="24"/>
          <w:szCs w:val="24"/>
        </w:rPr>
        <w:t>( n)</w:t>
      </w:r>
      <w:r w:rsidR="009746B6">
        <w:br/>
      </w:r>
      <w:r>
        <w:rPr>
          <w:sz w:val="24"/>
          <w:szCs w:val="24"/>
        </w:rPr>
        <w:br/>
      </w:r>
      <m:oMath>
        <m:f>
          <m:fPr>
            <m:ctrlPr>
              <w:rPr>
                <w:rFonts w:ascii="Cambria Math" w:hAnsi="Cambria Math"/>
                <w:sz w:val="24"/>
                <w:szCs w:val="24"/>
              </w:rPr>
            </m:ctrlPr>
          </m:fPr>
          <m:num>
            <m:r>
              <m:rPr>
                <m:sty m:val="p"/>
              </m:rPr>
              <w:rPr>
                <w:rFonts w:ascii="Cambria Math" w:hAnsi="Cambria Math"/>
                <w:sz w:val="24"/>
                <w:szCs w:val="24"/>
              </w:rPr>
              <m:t>2n</m:t>
            </m:r>
          </m:num>
          <m:den>
            <m:r>
              <m:rPr>
                <m:sty m:val="p"/>
              </m:rPr>
              <w:rPr>
                <w:rFonts w:ascii="Cambria Math" w:hAnsi="Cambria Math"/>
                <w:sz w:val="24"/>
                <w:szCs w:val="24"/>
              </w:rPr>
              <m:t>6*2</m:t>
            </m:r>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n</m:t>
            </m:r>
          </m:num>
          <m:den>
            <m:r>
              <m:rPr>
                <m:sty m:val="p"/>
              </m:rPr>
              <w:rPr>
                <w:rFonts w:ascii="Cambria Math" w:hAnsi="Cambria Math"/>
                <w:sz w:val="24"/>
                <w:szCs w:val="24"/>
              </w:rPr>
              <m:t>6</m:t>
            </m:r>
          </m:den>
        </m:f>
      </m:oMath>
      <w:r w:rsidR="004F76D8">
        <w:rPr>
          <w:sz w:val="24"/>
          <w:szCs w:val="24"/>
        </w:rPr>
        <w:tab/>
        <w:t xml:space="preserve">             </w:t>
      </w:r>
      <m:oMath>
        <m:f>
          <m:fPr>
            <m:ctrlPr>
              <w:rPr>
                <w:rFonts w:ascii="Cambria Math" w:hAnsi="Cambria Math"/>
                <w:sz w:val="24"/>
                <w:szCs w:val="24"/>
              </w:rPr>
            </m:ctrlPr>
          </m:fPr>
          <m:num>
            <m:r>
              <m:rPr>
                <m:sty m:val="p"/>
              </m:rPr>
              <w:rPr>
                <w:rFonts w:ascii="Cambria Math" w:hAnsi="Cambria Math"/>
                <w:sz w:val="24"/>
                <w:szCs w:val="24"/>
              </w:rPr>
              <m:t>n</m:t>
            </m:r>
          </m:num>
          <m:den>
            <m:r>
              <m:rPr>
                <m:sty m:val="p"/>
              </m:rPr>
              <w:rPr>
                <w:rFonts w:ascii="Cambria Math" w:hAnsi="Cambria Math"/>
                <w:sz w:val="24"/>
                <w:szCs w:val="24"/>
              </w:rPr>
              <m:t>6</m:t>
            </m:r>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n</m:t>
            </m:r>
          </m:num>
          <m:den>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r>
                      <m:rPr>
                        <m:sty m:val="p"/>
                      </m:rPr>
                      <w:rPr>
                        <w:rFonts w:ascii="Cambria Math" w:hAnsi="Cambria Math"/>
                        <w:sz w:val="24"/>
                        <w:szCs w:val="24"/>
                      </w:rPr>
                      <m:t xml:space="preserve"> n</m:t>
                    </m:r>
                  </m:e>
                </m:d>
              </m:e>
            </m:func>
          </m:den>
        </m:f>
      </m:oMath>
    </w:p>
    <w:p w14:paraId="71298E10" w14:textId="77777777" w:rsidR="004F76D8" w:rsidRPr="004F76D8" w:rsidRDefault="004F76D8" w:rsidP="00355ABD">
      <w:pPr>
        <w:jc w:val="left"/>
        <w:rPr>
          <w:sz w:val="24"/>
          <w:szCs w:val="24"/>
        </w:rPr>
      </w:pPr>
    </w:p>
    <w:p w14:paraId="310F0355" w14:textId="38D5FE42" w:rsidR="004F76D8" w:rsidRDefault="004F76D8" w:rsidP="00355ABD">
      <w:pPr>
        <w:jc w:val="left"/>
        <w:rPr>
          <w:sz w:val="24"/>
          <w:szCs w:val="24"/>
        </w:rPr>
      </w:pPr>
      <w:r>
        <w:rPr>
          <w:sz w:val="24"/>
          <w:szCs w:val="24"/>
        </w:rPr>
        <w:t>2n/</w:t>
      </w:r>
      <w:proofErr w:type="spellStart"/>
      <w:r>
        <w:rPr>
          <w:sz w:val="24"/>
          <w:szCs w:val="24"/>
        </w:rPr>
        <w:t>ln</w:t>
      </w:r>
      <w:proofErr w:type="spellEnd"/>
      <w:r>
        <w:rPr>
          <w:sz w:val="24"/>
          <w:szCs w:val="24"/>
        </w:rPr>
        <w:t>(2n)-n/</w:t>
      </w:r>
      <w:proofErr w:type="spellStart"/>
      <w:r>
        <w:rPr>
          <w:sz w:val="24"/>
          <w:szCs w:val="24"/>
        </w:rPr>
        <w:t>ln</w:t>
      </w:r>
      <w:proofErr w:type="spellEnd"/>
      <w:r>
        <w:rPr>
          <w:sz w:val="24"/>
          <w:szCs w:val="24"/>
        </w:rPr>
        <w:t>(n)</w:t>
      </w:r>
    </w:p>
    <w:p w14:paraId="402F9C50" w14:textId="0487F2A9" w:rsidR="004F76D8" w:rsidRPr="004F76D8" w:rsidRDefault="00E73AEE" w:rsidP="00355ABD">
      <w:pPr>
        <w:jc w:val="left"/>
        <w:rPr>
          <w:sz w:val="24"/>
          <w:szCs w:val="24"/>
        </w:rPr>
      </w:pPr>
      <w:r>
        <w:rPr>
          <w:sz w:val="24"/>
          <w:szCs w:val="24"/>
        </w:rPr>
        <w:br/>
      </w:r>
      <m:oMath>
        <m:f>
          <m:fPr>
            <m:ctrlPr>
              <w:rPr>
                <w:rFonts w:ascii="Cambria Math" w:hAnsi="Cambria Math"/>
                <w:sz w:val="24"/>
                <w:szCs w:val="24"/>
              </w:rPr>
            </m:ctrlPr>
          </m:fPr>
          <m:num>
            <m:r>
              <m:rPr>
                <m:sty m:val="p"/>
              </m:rPr>
              <w:rPr>
                <w:rFonts w:ascii="Cambria Math" w:hAnsi="Cambria Math"/>
                <w:sz w:val="24"/>
                <w:szCs w:val="24"/>
              </w:rPr>
              <m:t>2n</m:t>
            </m:r>
          </m:num>
          <m:den>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r>
                      <m:rPr>
                        <m:sty m:val="p"/>
                      </m:rPr>
                      <w:rPr>
                        <w:rFonts w:ascii="Cambria Math" w:hAnsi="Cambria Math"/>
                        <w:sz w:val="24"/>
                        <w:szCs w:val="24"/>
                      </w:rPr>
                      <m:t>2n</m:t>
                    </m:r>
                  </m:e>
                </m:d>
              </m:e>
            </m:func>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n</m:t>
            </m:r>
          </m:num>
          <m:den>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r>
                      <m:rPr>
                        <m:sty m:val="p"/>
                      </m:rPr>
                      <w:rPr>
                        <w:rFonts w:ascii="Cambria Math" w:hAnsi="Cambria Math"/>
                        <w:sz w:val="24"/>
                        <w:szCs w:val="24"/>
                      </w:rPr>
                      <m:t>n</m:t>
                    </m:r>
                  </m:e>
                </m:d>
              </m:e>
            </m:func>
          </m:den>
        </m:f>
      </m:oMath>
      <w:r w:rsidR="004F76D8">
        <w:rPr>
          <w:sz w:val="24"/>
          <w:szCs w:val="24"/>
        </w:rPr>
        <w:t xml:space="preserve"> </w:t>
      </w:r>
    </w:p>
    <w:p w14:paraId="724EC045" w14:textId="7CD1FCA4" w:rsidR="004F76D8" w:rsidRPr="004F76D8" w:rsidRDefault="00E73AEE" w:rsidP="00E73AEE">
      <w:pPr>
        <w:ind w:left="0" w:firstLine="0"/>
        <w:jc w:val="left"/>
        <w:rPr>
          <w:sz w:val="24"/>
          <w:szCs w:val="24"/>
        </w:rPr>
      </w:pPr>
      <w:r>
        <w:rPr>
          <w:sz w:val="24"/>
          <w:szCs w:val="24"/>
        </w:rPr>
        <w:br/>
      </w:r>
      <w:r w:rsidR="00330944">
        <w:rPr>
          <w:sz w:val="24"/>
          <w:szCs w:val="24"/>
        </w:rPr>
        <w:t>por una parte tenemos los unos que genera el algoritmo en posiciones de forma 6k+-1 porque las otras posiciones no pueden ser pri</w:t>
      </w:r>
      <w:r w:rsidR="00996A54">
        <w:rPr>
          <w:sz w:val="24"/>
          <w:szCs w:val="24"/>
        </w:rPr>
        <w:t>m</w:t>
      </w:r>
      <w:r w:rsidR="00330944">
        <w:rPr>
          <w:sz w:val="24"/>
          <w:szCs w:val="24"/>
        </w:rPr>
        <w:t>as por ser pares o múltiplos de 3,</w:t>
      </w:r>
      <w:r w:rsidR="00C238A3">
        <w:rPr>
          <w:sz w:val="24"/>
          <w:szCs w:val="24"/>
        </w:rPr>
        <w:t xml:space="preserve"> </w:t>
      </w:r>
      <w:r w:rsidR="00547C02">
        <w:rPr>
          <w:sz w:val="24"/>
          <w:szCs w:val="24"/>
        </w:rPr>
        <w:t>en la segunda parte de la lista</w:t>
      </w:r>
      <w:r w:rsidR="00330944">
        <w:rPr>
          <w:sz w:val="24"/>
          <w:szCs w:val="24"/>
        </w:rPr>
        <w:t xml:space="preserve"> y por otra los primos</w:t>
      </w:r>
      <w:r w:rsidR="00547C02">
        <w:rPr>
          <w:sz w:val="24"/>
          <w:szCs w:val="24"/>
        </w:rPr>
        <w:t xml:space="preserve"> en la segunda parte de la lista</w:t>
      </w:r>
      <w:r w:rsidR="004F76D8">
        <w:rPr>
          <w:sz w:val="24"/>
          <w:szCs w:val="24"/>
        </w:rPr>
        <w:br/>
      </w:r>
      <w:r>
        <w:rPr>
          <w:sz w:val="24"/>
          <w:szCs w:val="24"/>
        </w:rPr>
        <w:br/>
      </w:r>
      <w:r w:rsidR="004D21DA" w:rsidRPr="009746B6">
        <w:rPr>
          <w:sz w:val="24"/>
          <w:szCs w:val="24"/>
        </w:rPr>
        <w:t>n/6 -n/</w:t>
      </w:r>
      <w:proofErr w:type="spellStart"/>
      <w:proofErr w:type="gramStart"/>
      <w:r w:rsidR="004D21DA" w:rsidRPr="009746B6">
        <w:rPr>
          <w:sz w:val="24"/>
          <w:szCs w:val="24"/>
        </w:rPr>
        <w:t>ln</w:t>
      </w:r>
      <w:proofErr w:type="spellEnd"/>
      <w:r w:rsidR="004D21DA" w:rsidRPr="009746B6">
        <w:rPr>
          <w:sz w:val="24"/>
          <w:szCs w:val="24"/>
        </w:rPr>
        <w:t>( n</w:t>
      </w:r>
      <w:proofErr w:type="gramEnd"/>
      <w:r w:rsidR="004D21DA" w:rsidRPr="009746B6">
        <w:rPr>
          <w:sz w:val="24"/>
          <w:szCs w:val="24"/>
        </w:rPr>
        <w:t>)</w:t>
      </w:r>
      <w:r w:rsidR="004D21DA">
        <w:rPr>
          <w:sz w:val="24"/>
          <w:szCs w:val="24"/>
        </w:rPr>
        <w:t>=</w:t>
      </w:r>
      <w:r w:rsidR="004D21DA" w:rsidRPr="004D21DA">
        <w:rPr>
          <w:sz w:val="24"/>
          <w:szCs w:val="24"/>
        </w:rPr>
        <w:t xml:space="preserve"> </w:t>
      </w:r>
      <w:r w:rsidR="004D21DA">
        <w:rPr>
          <w:sz w:val="24"/>
          <w:szCs w:val="24"/>
        </w:rPr>
        <w:t>2n/</w:t>
      </w:r>
      <w:proofErr w:type="spellStart"/>
      <w:r w:rsidR="004D21DA">
        <w:rPr>
          <w:sz w:val="24"/>
          <w:szCs w:val="24"/>
        </w:rPr>
        <w:t>ln</w:t>
      </w:r>
      <w:proofErr w:type="spellEnd"/>
      <w:r w:rsidR="004D21DA">
        <w:rPr>
          <w:sz w:val="24"/>
          <w:szCs w:val="24"/>
        </w:rPr>
        <w:t>(2n)-n/</w:t>
      </w:r>
      <w:proofErr w:type="spellStart"/>
      <w:r w:rsidR="004D21DA">
        <w:rPr>
          <w:sz w:val="24"/>
          <w:szCs w:val="24"/>
        </w:rPr>
        <w:t>ln</w:t>
      </w:r>
      <w:proofErr w:type="spellEnd"/>
      <w:r w:rsidR="004D21DA">
        <w:rPr>
          <w:sz w:val="24"/>
          <w:szCs w:val="24"/>
        </w:rPr>
        <w:t>(n)</w:t>
      </w:r>
      <m:oMath>
        <m:r>
          <m:rPr>
            <m:sty m:val="p"/>
          </m:rPr>
          <w:rPr>
            <w:rFonts w:ascii="Cambria Math" w:hAnsi="Cambria Math"/>
            <w:sz w:val="24"/>
            <w:szCs w:val="24"/>
          </w:rPr>
          <w:br/>
        </m:r>
        <m:f>
          <m:fPr>
            <m:ctrlPr>
              <w:rPr>
                <w:rFonts w:ascii="Cambria Math" w:hAnsi="Cambria Math"/>
                <w:sz w:val="24"/>
                <w:szCs w:val="24"/>
              </w:rPr>
            </m:ctrlPr>
          </m:fPr>
          <m:num>
            <m:r>
              <m:rPr>
                <m:sty m:val="p"/>
              </m:rPr>
              <w:rPr>
                <w:rFonts w:ascii="Cambria Math" w:hAnsi="Cambria Math"/>
                <w:sz w:val="24"/>
                <w:szCs w:val="24"/>
              </w:rPr>
              <m:t>n</m:t>
            </m:r>
          </m:num>
          <m:den>
            <m:r>
              <m:rPr>
                <m:sty m:val="p"/>
              </m:rPr>
              <w:rPr>
                <w:rFonts w:ascii="Cambria Math" w:hAnsi="Cambria Math"/>
                <w:sz w:val="24"/>
                <w:szCs w:val="24"/>
              </w:rPr>
              <m:t>6</m:t>
            </m:r>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n</m:t>
            </m:r>
          </m:num>
          <m:den>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r>
                      <m:rPr>
                        <m:sty m:val="p"/>
                      </m:rPr>
                      <w:rPr>
                        <w:rFonts w:ascii="Cambria Math" w:hAnsi="Cambria Math"/>
                        <w:sz w:val="24"/>
                        <w:szCs w:val="24"/>
                      </w:rPr>
                      <m:t xml:space="preserve"> n</m:t>
                    </m:r>
                  </m:e>
                </m:d>
              </m:e>
            </m:func>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2n</m:t>
            </m:r>
          </m:num>
          <m:den>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r>
                      <m:rPr>
                        <m:sty m:val="p"/>
                      </m:rPr>
                      <w:rPr>
                        <w:rFonts w:ascii="Cambria Math" w:hAnsi="Cambria Math"/>
                        <w:sz w:val="24"/>
                        <w:szCs w:val="24"/>
                      </w:rPr>
                      <m:t>2n</m:t>
                    </m:r>
                  </m:e>
                </m:d>
              </m:e>
            </m:func>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n</m:t>
            </m:r>
          </m:num>
          <m:den>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r>
                      <m:rPr>
                        <m:sty m:val="p"/>
                      </m:rPr>
                      <w:rPr>
                        <w:rFonts w:ascii="Cambria Math" w:hAnsi="Cambria Math"/>
                        <w:sz w:val="24"/>
                        <w:szCs w:val="24"/>
                      </w:rPr>
                      <m:t>n</m:t>
                    </m:r>
                  </m:e>
                </m:d>
              </m:e>
            </m:func>
          </m:den>
        </m:f>
      </m:oMath>
      <w:r w:rsidR="004F76D8">
        <w:rPr>
          <w:sz w:val="24"/>
          <w:szCs w:val="24"/>
        </w:rPr>
        <w:t xml:space="preserve"> </w:t>
      </w:r>
    </w:p>
    <w:p w14:paraId="4C5AB518" w14:textId="2B81E6C4" w:rsidR="004F76D8" w:rsidRDefault="00E73AEE" w:rsidP="00355ABD">
      <w:pPr>
        <w:jc w:val="left"/>
        <w:rPr>
          <w:sz w:val="24"/>
          <w:szCs w:val="24"/>
        </w:rPr>
      </w:pPr>
      <w:r>
        <w:rPr>
          <w:sz w:val="24"/>
          <w:szCs w:val="24"/>
        </w:rPr>
        <w:br/>
      </w:r>
      <w:commentRangeStart w:id="15"/>
      <w:r w:rsidR="004D21DA" w:rsidRPr="009746B6">
        <w:rPr>
          <w:sz w:val="24"/>
          <w:szCs w:val="24"/>
        </w:rPr>
        <w:t xml:space="preserve">n/6 </w:t>
      </w:r>
      <w:r w:rsidR="00A90D18">
        <w:rPr>
          <w:sz w:val="24"/>
          <w:szCs w:val="24"/>
        </w:rPr>
        <w:t>&lt;</w:t>
      </w:r>
      <w:r w:rsidR="004D21DA">
        <w:rPr>
          <w:sz w:val="24"/>
          <w:szCs w:val="24"/>
        </w:rPr>
        <w:t>=2n/</w:t>
      </w:r>
      <w:proofErr w:type="spellStart"/>
      <w:r w:rsidR="004D21DA">
        <w:rPr>
          <w:sz w:val="24"/>
          <w:szCs w:val="24"/>
        </w:rPr>
        <w:t>ln</w:t>
      </w:r>
      <w:proofErr w:type="spellEnd"/>
      <w:r w:rsidR="004D21DA">
        <w:rPr>
          <w:sz w:val="24"/>
          <w:szCs w:val="24"/>
        </w:rPr>
        <w:t>(2n)</w:t>
      </w:r>
      <w:commentRangeEnd w:id="15"/>
      <w:r w:rsidR="00356E0F">
        <w:rPr>
          <w:rStyle w:val="Refdecomentario"/>
        </w:rPr>
        <w:commentReference w:id="15"/>
      </w:r>
    </w:p>
    <w:p w14:paraId="1AF9684D" w14:textId="2FAD03F6" w:rsidR="004F76D8" w:rsidRPr="004F76D8" w:rsidRDefault="00000000" w:rsidP="00355ABD">
      <w:pPr>
        <w:jc w:val="left"/>
        <w:rPr>
          <w:sz w:val="24"/>
          <w:szCs w:val="24"/>
        </w:rPr>
      </w:pPr>
      <m:oMath>
        <m:f>
          <m:fPr>
            <m:ctrlPr>
              <w:rPr>
                <w:rFonts w:ascii="Cambria Math" w:hAnsi="Cambria Math"/>
                <w:sz w:val="24"/>
                <w:szCs w:val="24"/>
              </w:rPr>
            </m:ctrlPr>
          </m:fPr>
          <m:num>
            <m:r>
              <m:rPr>
                <m:sty m:val="p"/>
              </m:rPr>
              <w:rPr>
                <w:rFonts w:ascii="Cambria Math" w:hAnsi="Cambria Math"/>
                <w:sz w:val="24"/>
                <w:szCs w:val="24"/>
              </w:rPr>
              <m:t>n</m:t>
            </m:r>
          </m:num>
          <m:den>
            <m:r>
              <m:rPr>
                <m:sty m:val="p"/>
              </m:rPr>
              <w:rPr>
                <w:rFonts w:ascii="Cambria Math" w:hAnsi="Cambria Math"/>
                <w:sz w:val="24"/>
                <w:szCs w:val="24"/>
              </w:rPr>
              <m:t>6</m:t>
            </m:r>
          </m:den>
        </m:f>
        <m:r>
          <m:rPr>
            <m:sty m:val="p"/>
          </m:rPr>
          <w:rPr>
            <w:rFonts w:ascii="Cambria Math" w:hAnsi="Cambria Math"/>
            <w:sz w:val="24"/>
            <w:szCs w:val="24"/>
          </w:rPr>
          <m:t>&lt;=</m:t>
        </m:r>
        <m:f>
          <m:fPr>
            <m:ctrlPr>
              <w:rPr>
                <w:rFonts w:ascii="Cambria Math" w:hAnsi="Cambria Math"/>
                <w:sz w:val="24"/>
                <w:szCs w:val="24"/>
              </w:rPr>
            </m:ctrlPr>
          </m:fPr>
          <m:num>
            <m:r>
              <m:rPr>
                <m:sty m:val="p"/>
              </m:rPr>
              <w:rPr>
                <w:rFonts w:ascii="Cambria Math" w:hAnsi="Cambria Math"/>
                <w:sz w:val="24"/>
                <w:szCs w:val="24"/>
              </w:rPr>
              <m:t>2n</m:t>
            </m:r>
          </m:num>
          <m:den>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r>
                      <m:rPr>
                        <m:sty m:val="p"/>
                      </m:rPr>
                      <w:rPr>
                        <w:rFonts w:ascii="Cambria Math" w:hAnsi="Cambria Math"/>
                        <w:sz w:val="24"/>
                        <w:szCs w:val="24"/>
                      </w:rPr>
                      <m:t>2n</m:t>
                    </m:r>
                  </m:e>
                </m:d>
              </m:e>
            </m:func>
            <w:commentRangeStart w:id="16"/>
            <w:commentRangeEnd w:id="16"/>
            <m:r>
              <m:rPr>
                <m:sty m:val="p"/>
              </m:rPr>
              <w:rPr>
                <w:rStyle w:val="Refdecomentario"/>
                <w:rFonts w:ascii="Cambria Math" w:hAnsi="Cambria Math"/>
              </w:rPr>
              <w:commentReference w:id="16"/>
            </m:r>
          </m:den>
        </m:f>
      </m:oMath>
      <w:r w:rsidR="004F76D8">
        <w:rPr>
          <w:sz w:val="24"/>
          <w:szCs w:val="24"/>
        </w:rPr>
        <w:t xml:space="preserve"> </w:t>
      </w:r>
    </w:p>
    <w:p w14:paraId="32CB914A" w14:textId="67DFF69E" w:rsidR="00D45694" w:rsidRDefault="00E73AEE" w:rsidP="00355ABD">
      <w:pPr>
        <w:jc w:val="left"/>
        <w:rPr>
          <w:sz w:val="24"/>
          <w:szCs w:val="24"/>
        </w:rPr>
      </w:pPr>
      <w:r>
        <w:rPr>
          <w:sz w:val="24"/>
          <w:szCs w:val="24"/>
        </w:rPr>
        <w:br/>
      </w:r>
      <w:r w:rsidR="005E0DD5">
        <w:rPr>
          <w:sz w:val="24"/>
          <w:szCs w:val="24"/>
        </w:rPr>
        <w:t xml:space="preserve">Esto quiere </w:t>
      </w:r>
      <w:proofErr w:type="gramStart"/>
      <w:r w:rsidR="005E0DD5">
        <w:rPr>
          <w:sz w:val="24"/>
          <w:szCs w:val="24"/>
        </w:rPr>
        <w:t>decir,  como</w:t>
      </w:r>
      <w:proofErr w:type="gramEnd"/>
      <w:r w:rsidR="005E0DD5">
        <w:rPr>
          <w:sz w:val="24"/>
          <w:szCs w:val="24"/>
        </w:rPr>
        <w:t xml:space="preserve"> para </w:t>
      </w:r>
      <w:r w:rsidR="0070650D">
        <w:rPr>
          <w:sz w:val="24"/>
          <w:szCs w:val="24"/>
        </w:rPr>
        <w:t>2</w:t>
      </w:r>
      <w:r w:rsidR="005E0DD5">
        <w:rPr>
          <w:sz w:val="24"/>
          <w:szCs w:val="24"/>
        </w:rPr>
        <w:t>n-</w:t>
      </w:r>
      <w:r w:rsidR="0070650D">
        <w:rPr>
          <w:sz w:val="24"/>
          <w:szCs w:val="24"/>
        </w:rPr>
        <w:t xml:space="preserve">primo ¡=, para todos los primos menores a n , la cantidad </w:t>
      </w:r>
      <w:r w:rsidR="00E86B87">
        <w:rPr>
          <w:sz w:val="24"/>
          <w:szCs w:val="24"/>
        </w:rPr>
        <w:t>máxima</w:t>
      </w:r>
      <w:r w:rsidR="0070650D">
        <w:rPr>
          <w:sz w:val="24"/>
          <w:szCs w:val="24"/>
        </w:rPr>
        <w:t xml:space="preserve"> de primos</w:t>
      </w:r>
      <w:r w:rsidR="00362686">
        <w:rPr>
          <w:sz w:val="24"/>
          <w:szCs w:val="24"/>
        </w:rPr>
        <w:t xml:space="preserve"> según el algoritmo</w:t>
      </w:r>
      <w:r w:rsidR="0070650D">
        <w:rPr>
          <w:sz w:val="24"/>
          <w:szCs w:val="24"/>
        </w:rPr>
        <w:t>, en 2n son n/</w:t>
      </w:r>
      <w:r w:rsidR="00924393">
        <w:rPr>
          <w:sz w:val="24"/>
          <w:szCs w:val="24"/>
        </w:rPr>
        <w:t>3</w:t>
      </w:r>
      <w:r w:rsidR="0070650D">
        <w:rPr>
          <w:sz w:val="24"/>
          <w:szCs w:val="24"/>
        </w:rPr>
        <w:t>, que son las posiciones de primos de la primera mitad</w:t>
      </w:r>
      <w:r w:rsidR="00E5531B">
        <w:rPr>
          <w:sz w:val="24"/>
          <w:szCs w:val="24"/>
        </w:rPr>
        <w:t xml:space="preserve"> de forma 6k+-1</w:t>
      </w:r>
      <w:r w:rsidR="0070650D">
        <w:rPr>
          <w:sz w:val="24"/>
          <w:szCs w:val="24"/>
        </w:rPr>
        <w:t xml:space="preserve"> </w:t>
      </w:r>
      <w:r w:rsidR="00E86B87">
        <w:rPr>
          <w:sz w:val="24"/>
          <w:szCs w:val="24"/>
        </w:rPr>
        <w:t>más</w:t>
      </w:r>
      <w:r w:rsidR="0070650D">
        <w:rPr>
          <w:sz w:val="24"/>
          <w:szCs w:val="24"/>
        </w:rPr>
        <w:t xml:space="preserve"> las posiciones no marcadas como primos en la primera mitad </w:t>
      </w:r>
      <w:r w:rsidR="00E5531B">
        <w:rPr>
          <w:sz w:val="24"/>
          <w:szCs w:val="24"/>
        </w:rPr>
        <w:t xml:space="preserve">de forma 6k+-1 </w:t>
      </w:r>
      <w:r w:rsidR="0070650D">
        <w:rPr>
          <w:sz w:val="24"/>
          <w:szCs w:val="24"/>
        </w:rPr>
        <w:t xml:space="preserve">que son los que podrán ser primos en la </w:t>
      </w:r>
      <w:r w:rsidR="00F81E3D">
        <w:rPr>
          <w:sz w:val="24"/>
          <w:szCs w:val="24"/>
        </w:rPr>
        <w:t>segunda mitad.</w:t>
      </w:r>
      <w:r w:rsidR="00E56DF4">
        <w:rPr>
          <w:sz w:val="24"/>
          <w:szCs w:val="24"/>
        </w:rPr>
        <w:t xml:space="preserve"> Evaluando solo</w:t>
      </w:r>
      <w:r w:rsidR="00A5439A">
        <w:rPr>
          <w:sz w:val="24"/>
          <w:szCs w:val="24"/>
        </w:rPr>
        <w:t xml:space="preserve"> los marcados como primos de la segunda mitad, y comparándolos con los primos reales de la segunda mitad, nos da que podemos tachar cosas de los dos lados del igual y obtener </w:t>
      </w:r>
      <w:r w:rsidR="00F10C7C">
        <w:rPr>
          <w:sz w:val="24"/>
          <w:szCs w:val="24"/>
        </w:rPr>
        <w:t>un rango en el que es preciso que sea cierta la conjetura.</w:t>
      </w:r>
      <w:r w:rsidR="00C11D7B">
        <w:br/>
      </w:r>
      <w:r w:rsidR="00D45694">
        <w:rPr>
          <w:sz w:val="24"/>
          <w:szCs w:val="24"/>
        </w:rPr>
        <w:br w:type="page"/>
      </w:r>
    </w:p>
    <w:p w14:paraId="3EC4D2B2" w14:textId="2DA1C9E8" w:rsidR="0038465D" w:rsidRDefault="00694224" w:rsidP="00EF1601">
      <w:pPr>
        <w:jc w:val="left"/>
        <w:rPr>
          <w:sz w:val="24"/>
          <w:szCs w:val="24"/>
        </w:rPr>
      </w:pPr>
      <w:r>
        <w:rPr>
          <w:sz w:val="24"/>
          <w:szCs w:val="24"/>
        </w:rPr>
        <w:lastRenderedPageBreak/>
        <w:t>5</w:t>
      </w:r>
      <w:r w:rsidR="002828E2">
        <w:rPr>
          <w:sz w:val="24"/>
          <w:szCs w:val="24"/>
        </w:rPr>
        <w:t>. Frases que indican que la conjetura no puede ser falsa.</w:t>
      </w:r>
    </w:p>
    <w:p w14:paraId="2700C095" w14:textId="77777777" w:rsidR="004F76D8" w:rsidRDefault="005E0DD5" w:rsidP="00EF1601">
      <w:pPr>
        <w:jc w:val="left"/>
        <w:rPr>
          <w:sz w:val="24"/>
          <w:szCs w:val="24"/>
        </w:rPr>
      </w:pPr>
      <w:r>
        <w:br/>
      </w:r>
      <w:r w:rsidR="00215C41">
        <w:rPr>
          <w:sz w:val="24"/>
          <w:szCs w:val="24"/>
        </w:rPr>
        <w:t xml:space="preserve">Pasamos a la parte teórica que no se puede implementar, son razonamientos. </w:t>
      </w:r>
      <w:r w:rsidR="00215C41">
        <w:br/>
      </w:r>
      <w:r w:rsidR="00215C41">
        <w:br/>
      </w:r>
      <w:commentRangeStart w:id="17"/>
      <w:r w:rsidR="00215C41">
        <w:rPr>
          <w:sz w:val="24"/>
          <w:szCs w:val="24"/>
        </w:rPr>
        <w:t>Dicen que</w:t>
      </w:r>
      <w:r w:rsidR="668A6334" w:rsidRPr="1F5E10EE">
        <w:rPr>
          <w:sz w:val="24"/>
          <w:szCs w:val="24"/>
        </w:rPr>
        <w:t>,</w:t>
      </w:r>
      <w:r w:rsidR="00215C41">
        <w:rPr>
          <w:sz w:val="24"/>
          <w:szCs w:val="24"/>
        </w:rPr>
        <w:t xml:space="preserve"> en teoría de autómatas, con un lenguaje formal no puedo expresar una lista exhaustiva de primos, es algo así como decir lo de que no puedo obtener primos con una función </w:t>
      </w:r>
      <w:proofErr w:type="gramStart"/>
      <w:r w:rsidR="00215C41">
        <w:rPr>
          <w:sz w:val="24"/>
          <w:szCs w:val="24"/>
        </w:rPr>
        <w:t>polinómica .</w:t>
      </w:r>
      <w:commentRangeEnd w:id="17"/>
      <w:proofErr w:type="gramEnd"/>
      <w:r w:rsidR="001A56D3">
        <w:rPr>
          <w:rStyle w:val="Refdecomentario"/>
        </w:rPr>
        <w:commentReference w:id="17"/>
      </w:r>
      <w:r w:rsidR="00215C41">
        <w:br/>
      </w:r>
      <w:r w:rsidR="00215C41">
        <w:br/>
      </w:r>
      <w:r w:rsidR="00215C41">
        <w:rPr>
          <w:sz w:val="24"/>
          <w:szCs w:val="24"/>
        </w:rPr>
        <w:t xml:space="preserve">Pero la salida del algoritmo si puedo expresarla así, </w:t>
      </w:r>
      <w:r w:rsidR="00215C41">
        <w:br/>
      </w:r>
      <w:r w:rsidR="00215C41">
        <w:br/>
      </w:r>
      <w:commentRangeStart w:id="18"/>
      <w:r w:rsidR="00311E88" w:rsidRPr="00311E88">
        <w:rPr>
          <w:sz w:val="24"/>
          <w:szCs w:val="24"/>
        </w:rPr>
        <w:t xml:space="preserve">{X 0 </w:t>
      </w:r>
      <w:proofErr w:type="spellStart"/>
      <w:r w:rsidR="00311E88" w:rsidRPr="00311E88">
        <w:rPr>
          <w:sz w:val="24"/>
          <w:szCs w:val="24"/>
        </w:rPr>
        <w:t>Xr</w:t>
      </w:r>
      <w:proofErr w:type="spellEnd"/>
      <w:r w:rsidR="00311E88" w:rsidRPr="00311E88">
        <w:rPr>
          <w:sz w:val="24"/>
          <w:szCs w:val="24"/>
        </w:rPr>
        <w:t xml:space="preserve">: X= 0011 y </w:t>
      </w:r>
      <w:proofErr w:type="spellStart"/>
      <w:r w:rsidR="00311E88" w:rsidRPr="00311E88">
        <w:rPr>
          <w:sz w:val="24"/>
          <w:szCs w:val="24"/>
        </w:rPr>
        <w:t>Xr</w:t>
      </w:r>
      <w:proofErr w:type="spellEnd"/>
      <w:r w:rsidR="00311E88" w:rsidRPr="00311E88">
        <w:rPr>
          <w:sz w:val="24"/>
          <w:szCs w:val="24"/>
        </w:rPr>
        <w:t xml:space="preserve"> reverso de X negada}</w:t>
      </w:r>
    </w:p>
    <w:commentRangeEnd w:id="18"/>
    <w:p w14:paraId="4D298B65" w14:textId="77777777" w:rsidR="004F76D8" w:rsidRPr="004F76D8" w:rsidRDefault="001B4253" w:rsidP="00EF1601">
      <w:pPr>
        <w:jc w:val="left"/>
        <w:rPr>
          <w:sz w:val="24"/>
          <w:szCs w:val="24"/>
        </w:rPr>
      </w:pPr>
      <w:r>
        <w:rPr>
          <w:rStyle w:val="Refdecomentario"/>
        </w:rPr>
        <w:commentReference w:id="18"/>
      </w:r>
      <w:bookmarkStart w:id="19" w:name="_Hlk162261472"/>
      <m:oMath>
        <m:d>
          <m:dPr>
            <m:begChr m:val="{"/>
            <m:endChr m:val="}"/>
            <m:ctrlPr>
              <w:rPr>
                <w:rFonts w:ascii="Cambria Math" w:hAnsi="Cambria Math"/>
                <w:sz w:val="24"/>
                <w:szCs w:val="24"/>
              </w:rPr>
            </m:ctrlPr>
          </m:dPr>
          <m:e>
            <m:r>
              <m:rPr>
                <m:sty m:val="p"/>
              </m:rPr>
              <w:rPr>
                <w:rFonts w:ascii="Cambria Math" w:hAnsi="Cambria Math"/>
                <w:sz w:val="24"/>
                <w:szCs w:val="24"/>
              </w:rPr>
              <m:t>X 0 Xr: X= 0011 y Xr reverso de X negada</m:t>
            </m:r>
          </m:e>
        </m:d>
      </m:oMath>
    </w:p>
    <w:bookmarkEnd w:id="19"/>
    <w:p w14:paraId="32E2D453" w14:textId="77777777" w:rsidR="00FE5E20" w:rsidRDefault="00311E88" w:rsidP="00EF1601">
      <w:pPr>
        <w:jc w:val="left"/>
        <w:rPr>
          <w:sz w:val="24"/>
          <w:szCs w:val="24"/>
        </w:rPr>
      </w:pPr>
      <w:r>
        <w:br/>
      </w:r>
    </w:p>
    <w:p w14:paraId="4873765D" w14:textId="77777777" w:rsidR="00FE5E20" w:rsidRDefault="00FE5E20">
      <w:pPr>
        <w:spacing w:after="160" w:line="259" w:lineRule="auto"/>
        <w:ind w:left="0" w:firstLine="0"/>
        <w:jc w:val="left"/>
        <w:rPr>
          <w:sz w:val="24"/>
          <w:szCs w:val="24"/>
        </w:rPr>
      </w:pPr>
      <w:r>
        <w:rPr>
          <w:sz w:val="24"/>
          <w:szCs w:val="24"/>
        </w:rPr>
        <w:br w:type="page"/>
      </w:r>
    </w:p>
    <w:p w14:paraId="59377325" w14:textId="45FAD2D6" w:rsidR="0048070C" w:rsidRPr="00E73AEE" w:rsidRDefault="00FE5E20" w:rsidP="00EF1601">
      <w:pPr>
        <w:jc w:val="left"/>
        <w:rPr>
          <w:sz w:val="24"/>
          <w:szCs w:val="24"/>
        </w:rPr>
      </w:pPr>
      <w:r>
        <w:rPr>
          <w:sz w:val="24"/>
          <w:szCs w:val="24"/>
        </w:rPr>
        <w:lastRenderedPageBreak/>
        <w:t xml:space="preserve">6. </w:t>
      </w:r>
      <w:r w:rsidR="00311E88">
        <w:rPr>
          <w:sz w:val="24"/>
          <w:szCs w:val="24"/>
        </w:rPr>
        <w:t>el error relativo del algoritmo</w:t>
      </w:r>
      <w:r w:rsidR="004F14D4">
        <w:rPr>
          <w:sz w:val="24"/>
          <w:szCs w:val="24"/>
        </w:rPr>
        <w:t xml:space="preserve"> para 2n de forma 6k. </w:t>
      </w:r>
      <w:r w:rsidR="004F14D4">
        <w:br/>
      </w:r>
      <w:r w:rsidR="004F14D4">
        <w:br/>
      </w:r>
      <w:commentRangeStart w:id="20"/>
      <w:r w:rsidR="00082319">
        <w:rPr>
          <w:sz w:val="24"/>
          <w:szCs w:val="24"/>
        </w:rPr>
        <w:t xml:space="preserve">(  </w:t>
      </w:r>
      <w:r w:rsidR="00A93C4B">
        <w:rPr>
          <w:sz w:val="24"/>
          <w:szCs w:val="24"/>
        </w:rPr>
        <w:t xml:space="preserve">n/6    -    </w:t>
      </w:r>
      <w:r w:rsidR="00506C53">
        <w:rPr>
          <w:sz w:val="24"/>
          <w:szCs w:val="24"/>
        </w:rPr>
        <w:t>2n/</w:t>
      </w:r>
      <w:proofErr w:type="spellStart"/>
      <w:r w:rsidR="00506C53">
        <w:rPr>
          <w:sz w:val="24"/>
          <w:szCs w:val="24"/>
        </w:rPr>
        <w:t>ln</w:t>
      </w:r>
      <w:proofErr w:type="spellEnd"/>
      <w:r w:rsidR="00506C53">
        <w:rPr>
          <w:sz w:val="24"/>
          <w:szCs w:val="24"/>
        </w:rPr>
        <w:t>(2</w:t>
      </w:r>
      <w:proofErr w:type="gramStart"/>
      <w:r w:rsidR="00506C53">
        <w:rPr>
          <w:sz w:val="24"/>
          <w:szCs w:val="24"/>
        </w:rPr>
        <w:t>n)</w:t>
      </w:r>
      <w:r w:rsidR="0045082A">
        <w:rPr>
          <w:sz w:val="24"/>
          <w:szCs w:val="24"/>
        </w:rPr>
        <w:t xml:space="preserve">   </w:t>
      </w:r>
      <w:proofErr w:type="gramEnd"/>
      <w:r w:rsidR="0045082A">
        <w:rPr>
          <w:sz w:val="24"/>
          <w:szCs w:val="24"/>
        </w:rPr>
        <w:t>)</w:t>
      </w:r>
      <w:r w:rsidR="00082319">
        <w:rPr>
          <w:sz w:val="24"/>
          <w:szCs w:val="24"/>
        </w:rPr>
        <w:t xml:space="preserve"> * 100  /  (  2n/</w:t>
      </w:r>
      <w:proofErr w:type="spellStart"/>
      <w:r w:rsidR="00082319">
        <w:rPr>
          <w:sz w:val="24"/>
          <w:szCs w:val="24"/>
        </w:rPr>
        <w:t>ln</w:t>
      </w:r>
      <w:proofErr w:type="spellEnd"/>
      <w:r w:rsidR="00082319">
        <w:rPr>
          <w:sz w:val="24"/>
          <w:szCs w:val="24"/>
        </w:rPr>
        <w:t>(2n)   )</w:t>
      </w:r>
      <w:commentRangeEnd w:id="20"/>
      <w:r w:rsidR="0002715B">
        <w:rPr>
          <w:rStyle w:val="Refdecomentario"/>
        </w:rPr>
        <w:commentReference w:id="20"/>
      </w:r>
      <w:r w:rsidR="00C500F0">
        <w:br/>
      </w:r>
      <m:oMath>
        <m:d>
          <m:dPr>
            <m:ctrlPr>
              <w:rPr>
                <w:rFonts w:ascii="Cambria Math" w:hAnsi="Cambria Math"/>
                <w:sz w:val="24"/>
                <w:szCs w:val="24"/>
              </w:rPr>
            </m:ctrlPr>
          </m:dPr>
          <m:e>
            <m:r>
              <m:rPr>
                <m:sty m:val="p"/>
              </m:rPr>
              <w:rPr>
                <w:rFonts w:ascii="Cambria Math" w:hAnsi="Cambria Math"/>
                <w:sz w:val="24"/>
                <w:szCs w:val="24"/>
              </w:rPr>
              <m:t xml:space="preserve"> </m:t>
            </m:r>
            <m:f>
              <m:fPr>
                <m:ctrlPr>
                  <w:rPr>
                    <w:rFonts w:ascii="Cambria Math" w:hAnsi="Cambria Math"/>
                    <w:sz w:val="24"/>
                    <w:szCs w:val="24"/>
                  </w:rPr>
                </m:ctrlPr>
              </m:fPr>
              <m:num>
                <m:r>
                  <m:rPr>
                    <m:sty m:val="p"/>
                  </m:rPr>
                  <w:rPr>
                    <w:rFonts w:ascii="Cambria Math" w:hAnsi="Cambria Math"/>
                    <w:sz w:val="24"/>
                    <w:szCs w:val="24"/>
                  </w:rPr>
                  <m:t>n</m:t>
                </m:r>
              </m:num>
              <m:den>
                <m:r>
                  <m:rPr>
                    <m:sty m:val="p"/>
                  </m:rPr>
                  <w:rPr>
                    <w:rFonts w:ascii="Cambria Math" w:hAnsi="Cambria Math"/>
                    <w:sz w:val="24"/>
                    <w:szCs w:val="24"/>
                  </w:rPr>
                  <m:t>6</m:t>
                </m:r>
              </m:den>
            </m:f>
            <m:r>
              <m:rPr>
                <m:sty m:val="p"/>
              </m:rPr>
              <w:rPr>
                <w:rFonts w:ascii="Cambria Math" w:hAnsi="Cambria Math"/>
                <w:sz w:val="24"/>
                <w:szCs w:val="24"/>
              </w:rPr>
              <m:t xml:space="preserve">   -   </m:t>
            </m:r>
            <m:f>
              <m:fPr>
                <m:ctrlPr>
                  <w:rPr>
                    <w:rFonts w:ascii="Cambria Math" w:hAnsi="Cambria Math"/>
                    <w:sz w:val="24"/>
                    <w:szCs w:val="24"/>
                  </w:rPr>
                </m:ctrlPr>
              </m:fPr>
              <m:num>
                <m:r>
                  <m:rPr>
                    <m:sty m:val="p"/>
                  </m:rPr>
                  <w:rPr>
                    <w:rFonts w:ascii="Cambria Math" w:hAnsi="Cambria Math"/>
                    <w:sz w:val="24"/>
                    <w:szCs w:val="24"/>
                  </w:rPr>
                  <m:t>2n</m:t>
                </m:r>
              </m:num>
              <m:den>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r>
                          <m:rPr>
                            <m:sty m:val="p"/>
                          </m:rPr>
                          <w:rPr>
                            <w:rFonts w:ascii="Cambria Math" w:hAnsi="Cambria Math"/>
                            <w:sz w:val="24"/>
                            <w:szCs w:val="24"/>
                          </w:rPr>
                          <m:t>2n</m:t>
                        </m:r>
                      </m:e>
                    </m:d>
                  </m:e>
                </m:func>
              </m:den>
            </m:f>
            <m:r>
              <m:rPr>
                <m:sty m:val="p"/>
              </m:rPr>
              <w:rPr>
                <w:rFonts w:ascii="Cambria Math" w:hAnsi="Cambria Math"/>
                <w:sz w:val="24"/>
                <w:szCs w:val="24"/>
              </w:rPr>
              <m:t xml:space="preserve"> </m:t>
            </m:r>
          </m:e>
        </m:d>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100</m:t>
            </m:r>
          </m:num>
          <m:den>
            <m:r>
              <m:rPr>
                <m:sty m:val="p"/>
              </m:rPr>
              <w:rPr>
                <w:rFonts w:ascii="Cambria Math" w:hAnsi="Cambria Math"/>
                <w:sz w:val="24"/>
                <w:szCs w:val="24"/>
              </w:rPr>
              <m:t xml:space="preserve"> </m:t>
            </m:r>
            <m:f>
              <m:fPr>
                <m:ctrlPr>
                  <w:rPr>
                    <w:rFonts w:ascii="Cambria Math" w:hAnsi="Cambria Math"/>
                    <w:sz w:val="24"/>
                    <w:szCs w:val="24"/>
                  </w:rPr>
                </m:ctrlPr>
              </m:fPr>
              <m:num>
                <m:r>
                  <m:rPr>
                    <m:sty m:val="p"/>
                  </m:rPr>
                  <w:rPr>
                    <w:rFonts w:ascii="Cambria Math" w:hAnsi="Cambria Math"/>
                    <w:sz w:val="24"/>
                    <w:szCs w:val="24"/>
                  </w:rPr>
                  <m:t>2n</m:t>
                </m:r>
              </m:num>
              <m:den>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r>
                          <m:rPr>
                            <m:sty m:val="p"/>
                          </m:rPr>
                          <w:rPr>
                            <w:rFonts w:ascii="Cambria Math" w:hAnsi="Cambria Math"/>
                            <w:sz w:val="24"/>
                            <w:szCs w:val="24"/>
                          </w:rPr>
                          <m:t>2n</m:t>
                        </m:r>
                      </m:e>
                    </m:d>
                  </m:e>
                </m:func>
              </m:den>
            </m:f>
            <m:r>
              <m:rPr>
                <m:sty m:val="p"/>
              </m:rPr>
              <w:rPr>
                <w:rFonts w:ascii="Cambria Math" w:hAnsi="Cambria Math"/>
                <w:sz w:val="24"/>
                <w:szCs w:val="24"/>
              </w:rPr>
              <m:t xml:space="preserve">   </m:t>
            </m:r>
            <w:commentRangeStart w:id="21"/>
            <w:commentRangeEnd w:id="21"/>
            <m:r>
              <m:rPr>
                <m:sty m:val="p"/>
              </m:rPr>
              <w:rPr>
                <w:rStyle w:val="Refdecomentario"/>
                <w:rFonts w:ascii="Cambria Math" w:hAnsi="Cambria Math"/>
              </w:rPr>
              <w:commentReference w:id="21"/>
            </m:r>
          </m:den>
        </m:f>
      </m:oMath>
      <w:r w:rsidR="00E73AEE">
        <w:rPr>
          <w:sz w:val="24"/>
          <w:szCs w:val="24"/>
        </w:rPr>
        <w:t xml:space="preserve"> </w:t>
      </w:r>
    </w:p>
    <w:p w14:paraId="74B6335E" w14:textId="77777777" w:rsidR="00E73AEE" w:rsidRPr="00E73AEE" w:rsidRDefault="00E73AEE" w:rsidP="00EF1601">
      <w:pPr>
        <w:jc w:val="left"/>
        <w:rPr>
          <w:sz w:val="24"/>
          <w:szCs w:val="24"/>
        </w:rPr>
      </w:pPr>
    </w:p>
    <w:p w14:paraId="3E6C55FA" w14:textId="77777777" w:rsidR="00E73AEE" w:rsidRDefault="00E73AEE" w:rsidP="00EF1601">
      <w:pPr>
        <w:jc w:val="left"/>
        <w:rPr>
          <w:sz w:val="24"/>
          <w:szCs w:val="24"/>
        </w:rPr>
      </w:pPr>
    </w:p>
    <w:p w14:paraId="7DC0C499" w14:textId="77777777" w:rsidR="00E73AEE" w:rsidRDefault="00C500F0" w:rsidP="00EF1601">
      <w:pPr>
        <w:jc w:val="left"/>
      </w:pPr>
      <w:r>
        <w:rPr>
          <w:sz w:val="24"/>
          <w:szCs w:val="24"/>
        </w:rPr>
        <w:t xml:space="preserve">si </w:t>
      </w:r>
      <w:r w:rsidR="002E5EAB">
        <w:rPr>
          <w:sz w:val="24"/>
          <w:szCs w:val="24"/>
        </w:rPr>
        <w:t xml:space="preserve">2n que afirma que la conjetura es falsa existe y es infinito nos quedamos con el algoritmo de antes, </w:t>
      </w:r>
      <w:r w:rsidR="00C64B15">
        <w:rPr>
          <w:sz w:val="24"/>
          <w:szCs w:val="24"/>
        </w:rPr>
        <w:t>y si no es infinito</w:t>
      </w:r>
      <w:r w:rsidR="00515A18">
        <w:rPr>
          <w:sz w:val="24"/>
          <w:szCs w:val="24"/>
        </w:rPr>
        <w:t xml:space="preserve"> propongo el siguiente </w:t>
      </w:r>
      <w:r w:rsidR="00016F0C">
        <w:rPr>
          <w:sz w:val="24"/>
          <w:szCs w:val="24"/>
        </w:rPr>
        <w:t>lenguaje formal como ejemplo</w:t>
      </w:r>
      <w:r w:rsidR="00C64B15">
        <w:rPr>
          <w:sz w:val="24"/>
          <w:szCs w:val="24"/>
        </w:rPr>
        <w:t>.</w:t>
      </w:r>
      <w:r w:rsidR="00C64B15">
        <w:br/>
      </w:r>
      <w:r w:rsidR="00C64B15">
        <w:br/>
      </w:r>
      <w:commentRangeStart w:id="22"/>
      <w:r w:rsidR="00C64B15" w:rsidRPr="00C64B15">
        <w:rPr>
          <w:sz w:val="24"/>
          <w:szCs w:val="24"/>
        </w:rPr>
        <w:t>{X 0 Y 0 Z: Z=</w:t>
      </w:r>
      <w:proofErr w:type="spellStart"/>
      <w:r w:rsidR="00C64B15" w:rsidRPr="00C64B15">
        <w:rPr>
          <w:sz w:val="24"/>
          <w:szCs w:val="24"/>
        </w:rPr>
        <w:t>Xr</w:t>
      </w:r>
      <w:proofErr w:type="spellEnd"/>
      <w:r w:rsidR="00C64B15" w:rsidRPr="00C64B15">
        <w:rPr>
          <w:sz w:val="24"/>
          <w:szCs w:val="24"/>
        </w:rPr>
        <w:t xml:space="preserve"> 0 </w:t>
      </w:r>
      <w:proofErr w:type="spellStart"/>
      <w:r w:rsidR="00C64B15" w:rsidRPr="00C64B15">
        <w:rPr>
          <w:sz w:val="24"/>
          <w:szCs w:val="24"/>
        </w:rPr>
        <w:t>Yr</w:t>
      </w:r>
      <w:proofErr w:type="spellEnd"/>
      <w:r w:rsidR="00C64B15" w:rsidRPr="00C64B15">
        <w:rPr>
          <w:sz w:val="24"/>
          <w:szCs w:val="24"/>
        </w:rPr>
        <w:t>}</w:t>
      </w:r>
      <w:commentRangeEnd w:id="22"/>
      <w:r w:rsidR="00D970E1">
        <w:rPr>
          <w:rStyle w:val="Refdecomentario"/>
        </w:rPr>
        <w:commentReference w:id="22"/>
      </w:r>
    </w:p>
    <w:p w14:paraId="2161CABD" w14:textId="37CF778F" w:rsidR="00E73AEE" w:rsidRPr="00E73AEE" w:rsidRDefault="00000000" w:rsidP="00EF1601">
      <w:pPr>
        <w:jc w:val="left"/>
        <w:rPr>
          <w:sz w:val="24"/>
          <w:szCs w:val="24"/>
        </w:rPr>
      </w:pPr>
      <m:oMath>
        <m:d>
          <m:dPr>
            <m:begChr m:val="{"/>
            <m:endChr m:val="}"/>
            <m:ctrlPr>
              <w:rPr>
                <w:rFonts w:ascii="Cambria Math" w:hAnsi="Cambria Math"/>
                <w:sz w:val="24"/>
                <w:szCs w:val="24"/>
              </w:rPr>
            </m:ctrlPr>
          </m:dPr>
          <m:e>
            <m:r>
              <m:rPr>
                <m:sty m:val="p"/>
              </m:rPr>
              <w:rPr>
                <w:rFonts w:ascii="Cambria Math" w:hAnsi="Cambria Math"/>
                <w:sz w:val="24"/>
                <w:szCs w:val="24"/>
              </w:rPr>
              <m:t>X 0 Y 0 Z: Z=Xr 0 Yr</m:t>
            </m:r>
          </m:e>
        </m:d>
        <w:commentRangeStart w:id="23"/>
        <w:commentRangeEnd w:id="23"/>
        <m:r>
          <m:rPr>
            <m:sty m:val="p"/>
          </m:rPr>
          <w:rPr>
            <w:rStyle w:val="Refdecomentario"/>
            <w:rFonts w:ascii="Cambria Math" w:hAnsi="Cambria Math"/>
          </w:rPr>
          <w:commentReference w:id="23"/>
        </m:r>
      </m:oMath>
      <w:r w:rsidR="00E73AEE">
        <w:rPr>
          <w:sz w:val="24"/>
          <w:szCs w:val="24"/>
        </w:rPr>
        <w:t xml:space="preserve"> </w:t>
      </w:r>
    </w:p>
    <w:p w14:paraId="33092656" w14:textId="6D9B6433" w:rsidR="00955953" w:rsidRDefault="00E73AEE" w:rsidP="00E73AEE">
      <w:pPr>
        <w:jc w:val="left"/>
        <w:rPr>
          <w:sz w:val="24"/>
          <w:szCs w:val="24"/>
        </w:rPr>
      </w:pPr>
      <m:oMathPara>
        <m:oMath>
          <m:r>
            <w:rPr>
              <w:rFonts w:ascii="Cambria Math" w:hAnsi="Cambria Math"/>
            </w:rPr>
            <m:t xml:space="preserve"> </m:t>
          </m:r>
          <m:r>
            <m:rPr>
              <m:sty m:val="p"/>
            </m:rPr>
            <w:br/>
          </m:r>
        </m:oMath>
        <m:oMath>
          <m:r>
            <m:rPr>
              <m:sty m:val="p"/>
            </m:rPr>
            <w:br/>
          </m:r>
        </m:oMath>
      </m:oMathPara>
      <w:r w:rsidR="00C64B15">
        <w:rPr>
          <w:sz w:val="24"/>
          <w:szCs w:val="24"/>
        </w:rPr>
        <w:t xml:space="preserve">restamos de forma finita unos cuantos unos mal marcados, y con lenguaje formal se podría expresar una lista exhaustiva de primos, y dicen cosa que no entiendo que esto no puede pasar. </w:t>
      </w:r>
      <w:r w:rsidR="00C64B15">
        <w:br/>
      </w:r>
      <w:r w:rsidR="00955953">
        <w:rPr>
          <w:sz w:val="24"/>
          <w:szCs w:val="24"/>
        </w:rPr>
        <w:br w:type="page"/>
      </w:r>
    </w:p>
    <w:p w14:paraId="7812BC9A" w14:textId="04C5A4D1" w:rsidR="00955953" w:rsidRDefault="00037600" w:rsidP="00EF1601">
      <w:pPr>
        <w:jc w:val="left"/>
        <w:rPr>
          <w:sz w:val="24"/>
          <w:szCs w:val="24"/>
        </w:rPr>
      </w:pPr>
      <w:r>
        <w:rPr>
          <w:sz w:val="24"/>
          <w:szCs w:val="24"/>
        </w:rPr>
        <w:lastRenderedPageBreak/>
        <w:t>7</w:t>
      </w:r>
      <w:r w:rsidR="00955953">
        <w:rPr>
          <w:sz w:val="24"/>
          <w:szCs w:val="24"/>
        </w:rPr>
        <w:t xml:space="preserve">. </w:t>
      </w:r>
      <w:r w:rsidR="004C4223">
        <w:rPr>
          <w:sz w:val="24"/>
          <w:szCs w:val="24"/>
        </w:rPr>
        <w:t>Coste temporal</w:t>
      </w:r>
      <w:r w:rsidR="00955953">
        <w:rPr>
          <w:sz w:val="24"/>
          <w:szCs w:val="24"/>
        </w:rPr>
        <w:t>.</w:t>
      </w:r>
    </w:p>
    <w:p w14:paraId="58D0113C" w14:textId="617287E9" w:rsidR="00D45694" w:rsidRDefault="00C64B15" w:rsidP="00EF1601">
      <w:pPr>
        <w:jc w:val="left"/>
        <w:rPr>
          <w:sz w:val="24"/>
          <w:szCs w:val="24"/>
        </w:rPr>
      </w:pPr>
      <w:r>
        <w:rPr>
          <w:sz w:val="24"/>
          <w:szCs w:val="24"/>
        </w:rPr>
        <w:t>pero como no lo entiendo pensar</w:t>
      </w:r>
      <w:r w:rsidR="00F10C7C">
        <w:rPr>
          <w:sz w:val="24"/>
          <w:szCs w:val="24"/>
        </w:rPr>
        <w:t>é</w:t>
      </w:r>
      <w:r>
        <w:rPr>
          <w:sz w:val="24"/>
          <w:szCs w:val="24"/>
        </w:rPr>
        <w:t xml:space="preserve"> que aun así podría pasar, y ese 2n existe. </w:t>
      </w:r>
      <w:r>
        <w:rPr>
          <w:sz w:val="24"/>
          <w:szCs w:val="24"/>
        </w:rPr>
        <w:br/>
      </w:r>
      <w:r>
        <w:rPr>
          <w:sz w:val="24"/>
          <w:szCs w:val="24"/>
        </w:rPr>
        <w:br/>
      </w:r>
      <w:r w:rsidR="00CB7A20">
        <w:rPr>
          <w:sz w:val="24"/>
          <w:szCs w:val="24"/>
        </w:rPr>
        <w:t xml:space="preserve">pues suponiendo que sea falsa la conjetura, al menos una vez un algoritmo de coste lineal, habrá encontrado todos los primos para un rango muy considerable, </w:t>
      </w:r>
      <w:r w:rsidR="009E32E5">
        <w:rPr>
          <w:sz w:val="24"/>
          <w:szCs w:val="24"/>
        </w:rPr>
        <w:t xml:space="preserve">y o con error relativo de 0% o absoluto podría ser. Pues, digo, evaluando </w:t>
      </w:r>
      <w:r w:rsidR="000C63E9">
        <w:rPr>
          <w:sz w:val="24"/>
          <w:szCs w:val="24"/>
        </w:rPr>
        <w:t xml:space="preserve">el </w:t>
      </w:r>
      <w:commentRangeStart w:id="24"/>
      <w:r w:rsidR="000C63E9">
        <w:rPr>
          <w:sz w:val="24"/>
          <w:szCs w:val="24"/>
        </w:rPr>
        <w:t>coste mínimo de generación de primos</w:t>
      </w:r>
      <w:commentRangeEnd w:id="24"/>
      <w:r w:rsidR="00681D72">
        <w:rPr>
          <w:rStyle w:val="Refdecomentario"/>
        </w:rPr>
        <w:commentReference w:id="24"/>
      </w:r>
      <w:r w:rsidR="009E32E5">
        <w:rPr>
          <w:sz w:val="24"/>
          <w:szCs w:val="24"/>
        </w:rPr>
        <w:t xml:space="preserve">, </w:t>
      </w:r>
      <w:r w:rsidR="00C37A39">
        <w:rPr>
          <w:sz w:val="24"/>
          <w:szCs w:val="24"/>
        </w:rPr>
        <w:t>¿</w:t>
      </w:r>
      <w:r w:rsidR="009E32E5">
        <w:rPr>
          <w:sz w:val="24"/>
          <w:szCs w:val="24"/>
        </w:rPr>
        <w:t xml:space="preserve">podemos saber si es </w:t>
      </w:r>
      <w:r w:rsidR="00B507D6">
        <w:rPr>
          <w:sz w:val="24"/>
          <w:szCs w:val="24"/>
        </w:rPr>
        <w:t xml:space="preserve">cierta o falsa la conjetura? </w:t>
      </w:r>
      <w:r w:rsidR="00B507D6">
        <w:rPr>
          <w:sz w:val="24"/>
          <w:szCs w:val="24"/>
        </w:rPr>
        <w:br/>
      </w:r>
      <w:r w:rsidR="00B507D6">
        <w:rPr>
          <w:sz w:val="24"/>
          <w:szCs w:val="24"/>
        </w:rPr>
        <w:br/>
      </w:r>
      <w:r w:rsidR="007872D8">
        <w:rPr>
          <w:sz w:val="24"/>
          <w:szCs w:val="24"/>
        </w:rPr>
        <w:t xml:space="preserve">Dicen que el coste </w:t>
      </w:r>
      <w:r w:rsidR="00357E40">
        <w:rPr>
          <w:sz w:val="24"/>
          <w:szCs w:val="24"/>
        </w:rPr>
        <w:t xml:space="preserve">temporal </w:t>
      </w:r>
      <w:r w:rsidR="007872D8">
        <w:rPr>
          <w:sz w:val="24"/>
          <w:szCs w:val="24"/>
        </w:rPr>
        <w:t xml:space="preserve">mínimo para calcular </w:t>
      </w:r>
      <w:r w:rsidR="00357E40">
        <w:rPr>
          <w:sz w:val="24"/>
          <w:szCs w:val="24"/>
        </w:rPr>
        <w:t xml:space="preserve">números </w:t>
      </w:r>
      <w:r w:rsidR="007872D8">
        <w:rPr>
          <w:sz w:val="24"/>
          <w:szCs w:val="24"/>
        </w:rPr>
        <w:t xml:space="preserve">primos es polinómico. </w:t>
      </w:r>
      <w:r w:rsidR="00C45E17">
        <w:rPr>
          <w:sz w:val="24"/>
          <w:szCs w:val="24"/>
        </w:rPr>
        <w:br/>
      </w:r>
    </w:p>
    <w:p w14:paraId="49172D27" w14:textId="77777777" w:rsidR="00C45E74" w:rsidRDefault="00C45E74">
      <w:pPr>
        <w:spacing w:after="160" w:line="259" w:lineRule="auto"/>
        <w:ind w:left="0" w:firstLine="0"/>
        <w:jc w:val="left"/>
        <w:rPr>
          <w:sz w:val="24"/>
          <w:szCs w:val="24"/>
        </w:rPr>
      </w:pPr>
      <w:r>
        <w:rPr>
          <w:sz w:val="24"/>
          <w:szCs w:val="24"/>
        </w:rPr>
        <w:br w:type="page"/>
      </w:r>
    </w:p>
    <w:p w14:paraId="74B8FE1A" w14:textId="4D2413DF" w:rsidR="00A113E4" w:rsidRPr="00A113E4" w:rsidRDefault="002029DD" w:rsidP="00A113E4">
      <w:pPr>
        <w:pStyle w:val="NormalWeb"/>
        <w:spacing w:before="200" w:beforeAutospacing="0" w:after="0" w:afterAutospacing="0" w:line="216" w:lineRule="auto"/>
      </w:pPr>
      <w:r w:rsidRPr="004E6F80">
        <w:rPr>
          <w:noProof/>
        </w:rPr>
        <w:lastRenderedPageBreak/>
        <w:drawing>
          <wp:anchor distT="0" distB="0" distL="114300" distR="114300" simplePos="0" relativeHeight="251658241" behindDoc="1" locked="0" layoutInCell="1" allowOverlap="1" wp14:anchorId="16AAC8DC" wp14:editId="32C3C7FC">
            <wp:simplePos x="0" y="0"/>
            <wp:positionH relativeFrom="column">
              <wp:posOffset>1938655</wp:posOffset>
            </wp:positionH>
            <wp:positionV relativeFrom="paragraph">
              <wp:posOffset>2679044</wp:posOffset>
            </wp:positionV>
            <wp:extent cx="4085590" cy="593022"/>
            <wp:effectExtent l="0" t="0" r="0" b="0"/>
            <wp:wrapNone/>
            <wp:docPr id="5" name="Imagen 4" descr="Tabla&#10;&#10;Descripción generada automáticamente con confianza media">
              <a:extLst xmlns:a="http://schemas.openxmlformats.org/drawingml/2006/main">
                <a:ext uri="{FF2B5EF4-FFF2-40B4-BE49-F238E27FC236}">
                  <a16:creationId xmlns:a16="http://schemas.microsoft.com/office/drawing/2014/main" id="{AA00ABB2-2D17-375C-4C25-D74C496990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descr="Tabla&#10;&#10;Descripción generada automáticamente con confianza media">
                      <a:extLst>
                        <a:ext uri="{FF2B5EF4-FFF2-40B4-BE49-F238E27FC236}">
                          <a16:creationId xmlns:a16="http://schemas.microsoft.com/office/drawing/2014/main" id="{AA00ABB2-2D17-375C-4C25-D74C49699025}"/>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08016" cy="596277"/>
                    </a:xfrm>
                    <a:prstGeom prst="rect">
                      <a:avLst/>
                    </a:prstGeom>
                  </pic:spPr>
                </pic:pic>
              </a:graphicData>
            </a:graphic>
            <wp14:sizeRelH relativeFrom="margin">
              <wp14:pctWidth>0</wp14:pctWidth>
            </wp14:sizeRelH>
            <wp14:sizeRelV relativeFrom="margin">
              <wp14:pctHeight>0</wp14:pctHeight>
            </wp14:sizeRelV>
          </wp:anchor>
        </w:drawing>
      </w:r>
      <w:r w:rsidRPr="004E6F80">
        <w:rPr>
          <w:noProof/>
        </w:rPr>
        <w:drawing>
          <wp:anchor distT="0" distB="0" distL="114300" distR="114300" simplePos="0" relativeHeight="251658240" behindDoc="0" locked="0" layoutInCell="1" allowOverlap="1" wp14:anchorId="7E46FF31" wp14:editId="5E566093">
            <wp:simplePos x="0" y="0"/>
            <wp:positionH relativeFrom="page">
              <wp:posOffset>2698750</wp:posOffset>
            </wp:positionH>
            <wp:positionV relativeFrom="paragraph">
              <wp:posOffset>1400323</wp:posOffset>
            </wp:positionV>
            <wp:extent cx="4020185" cy="1205082"/>
            <wp:effectExtent l="0" t="0" r="0" b="0"/>
            <wp:wrapNone/>
            <wp:docPr id="6" name="Imagen 5" descr="Tabla&#10;&#10;Descripción generada automáticamente con confianza baja">
              <a:extLst xmlns:a="http://schemas.openxmlformats.org/drawingml/2006/main">
                <a:ext uri="{FF2B5EF4-FFF2-40B4-BE49-F238E27FC236}">
                  <a16:creationId xmlns:a16="http://schemas.microsoft.com/office/drawing/2014/main" id="{A8FA1A00-DCDC-25B5-DAF0-D9C814E7BB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Tabla&#10;&#10;Descripción generada automáticamente con confianza baja">
                      <a:extLst>
                        <a:ext uri="{FF2B5EF4-FFF2-40B4-BE49-F238E27FC236}">
                          <a16:creationId xmlns:a16="http://schemas.microsoft.com/office/drawing/2014/main" id="{A8FA1A00-DCDC-25B5-DAF0-D9C814E7BB64}"/>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73219" cy="1220979"/>
                    </a:xfrm>
                    <a:prstGeom prst="rect">
                      <a:avLst/>
                    </a:prstGeom>
                  </pic:spPr>
                </pic:pic>
              </a:graphicData>
            </a:graphic>
            <wp14:sizeRelH relativeFrom="margin">
              <wp14:pctWidth>0</wp14:pctWidth>
            </wp14:sizeRelH>
            <wp14:sizeRelV relativeFrom="margin">
              <wp14:pctHeight>0</wp14:pctHeight>
            </wp14:sizeRelV>
          </wp:anchor>
        </w:drawing>
      </w:r>
      <w:r w:rsidR="00C45E74">
        <w:t>8.</w:t>
      </w:r>
      <w:r w:rsidR="00A113E4">
        <w:t xml:space="preserve"> doble asignación </w:t>
      </w:r>
      <w:r w:rsidR="0026796A">
        <w:t xml:space="preserve">posible </w:t>
      </w:r>
      <w:r w:rsidR="00A113E4">
        <w:t>primo</w:t>
      </w:r>
      <w:r w:rsidR="0026796A">
        <w:t xml:space="preserve"> y</w:t>
      </w:r>
      <w:r w:rsidR="00A113E4">
        <w:t xml:space="preserve"> no primo.</w:t>
      </w:r>
      <w:r w:rsidR="00A113E4">
        <w:br/>
      </w:r>
      <w:r w:rsidR="00A113E4">
        <w:br/>
      </w:r>
      <w:r w:rsidR="00A113E4" w:rsidRPr="00A113E4">
        <w:rPr>
          <w:rFonts w:asciiTheme="minorHAnsi" w:eastAsiaTheme="minorEastAsia" w:hAnsi="Calibri" w:cstheme="minorBidi"/>
          <w:color w:val="000000" w:themeColor="text1"/>
          <w:kern w:val="24"/>
        </w:rPr>
        <w:t xml:space="preserve">El algoritmo pone a primo 2n- </w:t>
      </w:r>
      <w:proofErr w:type="spellStart"/>
      <w:r w:rsidR="00A113E4" w:rsidRPr="00A113E4">
        <w:rPr>
          <w:rFonts w:asciiTheme="minorHAnsi" w:eastAsiaTheme="minorEastAsia" w:hAnsi="Calibri" w:cstheme="minorBidi"/>
          <w:color w:val="000000" w:themeColor="text1"/>
          <w:kern w:val="24"/>
        </w:rPr>
        <w:t>noPrimo</w:t>
      </w:r>
      <w:proofErr w:type="spellEnd"/>
      <w:r w:rsidR="00A113E4" w:rsidRPr="00A113E4">
        <w:rPr>
          <w:rFonts w:asciiTheme="minorHAnsi" w:eastAsiaTheme="minorEastAsia" w:hAnsi="Calibri" w:cstheme="minorBidi"/>
          <w:color w:val="000000" w:themeColor="text1"/>
          <w:kern w:val="24"/>
        </w:rPr>
        <w:t>, y para 2n de forma 6k</w:t>
      </w:r>
      <w:r w:rsidR="004E2E15">
        <w:rPr>
          <w:rFonts w:asciiTheme="minorHAnsi" w:eastAsiaTheme="minorEastAsia" w:hAnsi="Calibri" w:cstheme="minorBidi"/>
          <w:color w:val="000000" w:themeColor="text1"/>
          <w:kern w:val="24"/>
        </w:rPr>
        <w:t>: 6k-</w:t>
      </w:r>
      <w:r w:rsidR="00385A38">
        <w:rPr>
          <w:rFonts w:asciiTheme="minorHAnsi" w:eastAsiaTheme="minorEastAsia" w:hAnsi="Calibri" w:cstheme="minorBidi"/>
          <w:color w:val="000000" w:themeColor="text1"/>
          <w:kern w:val="24"/>
        </w:rPr>
        <w:t>(6k+-</w:t>
      </w:r>
      <w:proofErr w:type="gramStart"/>
      <w:r w:rsidR="00385A38">
        <w:rPr>
          <w:rFonts w:asciiTheme="minorHAnsi" w:eastAsiaTheme="minorEastAsia" w:hAnsi="Calibri" w:cstheme="minorBidi"/>
          <w:color w:val="000000" w:themeColor="text1"/>
          <w:kern w:val="24"/>
        </w:rPr>
        <w:t>1)=</w:t>
      </w:r>
      <w:proofErr w:type="gramEnd"/>
      <w:r w:rsidR="00385A38">
        <w:rPr>
          <w:rFonts w:asciiTheme="minorHAnsi" w:eastAsiaTheme="minorEastAsia" w:hAnsi="Calibri" w:cstheme="minorBidi"/>
          <w:color w:val="000000" w:themeColor="text1"/>
          <w:kern w:val="24"/>
        </w:rPr>
        <w:t>6k+-1</w:t>
      </w:r>
      <w:r w:rsidR="00A113E4" w:rsidRPr="00A113E4">
        <w:rPr>
          <w:rFonts w:asciiTheme="minorHAnsi" w:eastAsiaTheme="minorEastAsia" w:hAnsi="Calibri" w:cstheme="minorBidi"/>
          <w:color w:val="000000" w:themeColor="text1"/>
          <w:kern w:val="24"/>
        </w:rPr>
        <w:t>,</w:t>
      </w:r>
      <w:r w:rsidR="00A113E4" w:rsidRPr="00A113E4">
        <w:rPr>
          <w:rFonts w:asciiTheme="minorHAnsi" w:eastAsiaTheme="minorEastAsia" w:hAnsi="Calibri" w:cstheme="minorBidi"/>
          <w:color w:val="000000" w:themeColor="text1"/>
          <w:kern w:val="24"/>
        </w:rPr>
        <w:br/>
        <w:t>los no primos múltiplos del 5</w:t>
      </w:r>
      <w:r w:rsidR="00551357">
        <w:rPr>
          <w:rFonts w:asciiTheme="minorHAnsi" w:eastAsiaTheme="minorEastAsia" w:hAnsi="Calibri" w:cstheme="minorBidi"/>
          <w:color w:val="000000" w:themeColor="text1"/>
          <w:kern w:val="24"/>
        </w:rPr>
        <w:t xml:space="preserve"> de forma 6k+-1</w:t>
      </w:r>
      <w:r w:rsidR="00A113E4" w:rsidRPr="00A113E4">
        <w:rPr>
          <w:rFonts w:asciiTheme="minorHAnsi" w:eastAsiaTheme="minorEastAsia" w:hAnsi="Calibri" w:cstheme="minorBidi"/>
          <w:color w:val="000000" w:themeColor="text1"/>
          <w:kern w:val="24"/>
        </w:rPr>
        <w:br/>
      </w:r>
      <w:r w:rsidR="00A113E4" w:rsidRPr="00A113E4">
        <w:rPr>
          <w:rFonts w:asciiTheme="minorHAnsi" w:eastAsiaTheme="minorEastAsia" w:hAnsi="Calibri" w:cstheme="minorBidi"/>
          <w:color w:val="000000" w:themeColor="text1"/>
          <w:kern w:val="24"/>
        </w:rPr>
        <w:br/>
        <w:t>25;35;55…</w:t>
      </w:r>
      <w:r w:rsidR="00551357">
        <w:rPr>
          <w:rFonts w:asciiTheme="minorHAnsi" w:eastAsiaTheme="minorEastAsia" w:hAnsi="Calibri" w:cstheme="minorBidi"/>
          <w:color w:val="000000" w:themeColor="text1"/>
          <w:kern w:val="24"/>
        </w:rPr>
        <w:t>+=2*primo</w:t>
      </w:r>
      <w:r w:rsidR="00F056EC">
        <w:rPr>
          <w:rFonts w:asciiTheme="minorHAnsi" w:eastAsiaTheme="minorEastAsia" w:hAnsi="Calibri" w:cstheme="minorBidi"/>
          <w:color w:val="000000" w:themeColor="text1"/>
          <w:kern w:val="24"/>
        </w:rPr>
        <w:t>;+=4*primo</w:t>
      </w:r>
      <w:r w:rsidR="00A113E4" w:rsidRPr="00A113E4">
        <w:rPr>
          <w:rFonts w:asciiTheme="minorHAnsi" w:eastAsiaTheme="minorEastAsia" w:hAnsi="Calibri" w:cstheme="minorBidi"/>
          <w:color w:val="000000" w:themeColor="text1"/>
          <w:kern w:val="24"/>
        </w:rPr>
        <w:br/>
      </w:r>
      <w:r w:rsidR="00A113E4" w:rsidRPr="00A113E4">
        <w:rPr>
          <w:rFonts w:asciiTheme="minorHAnsi" w:eastAsiaTheme="minorEastAsia" w:hAnsi="Calibri" w:cstheme="minorBidi"/>
          <w:color w:val="000000" w:themeColor="text1"/>
          <w:kern w:val="24"/>
        </w:rPr>
        <w:br/>
        <w:t>si</w:t>
      </w:r>
      <w:r w:rsidR="00A6002C">
        <w:rPr>
          <w:rFonts w:asciiTheme="minorHAnsi" w:eastAsiaTheme="minorEastAsia" w:hAnsi="Calibri" w:cstheme="minorBidi"/>
          <w:color w:val="000000" w:themeColor="text1"/>
          <w:kern w:val="24"/>
        </w:rPr>
        <w:t>n</w:t>
      </w:r>
      <w:r w:rsidR="00A113E4" w:rsidRPr="00A113E4">
        <w:rPr>
          <w:rFonts w:asciiTheme="minorHAnsi" w:eastAsiaTheme="minorEastAsia" w:hAnsi="Calibri" w:cstheme="minorBidi"/>
          <w:color w:val="000000" w:themeColor="text1"/>
          <w:kern w:val="24"/>
        </w:rPr>
        <w:t xml:space="preserve"> </w:t>
      </w:r>
      <w:proofErr w:type="spellStart"/>
      <w:r w:rsidR="00385A38">
        <w:rPr>
          <w:rFonts w:asciiTheme="minorHAnsi" w:eastAsiaTheme="minorEastAsia" w:hAnsi="Calibri" w:cstheme="minorBidi"/>
          <w:color w:val="000000" w:themeColor="text1"/>
          <w:kern w:val="24"/>
        </w:rPr>
        <w:t>n</w:t>
      </w:r>
      <w:r w:rsidR="00A113E4" w:rsidRPr="00A113E4">
        <w:rPr>
          <w:rFonts w:asciiTheme="minorHAnsi" w:eastAsiaTheme="minorEastAsia" w:hAnsi="Calibri" w:cstheme="minorBidi"/>
          <w:color w:val="000000" w:themeColor="text1"/>
          <w:kern w:val="24"/>
        </w:rPr>
        <w:t>p</w:t>
      </w:r>
      <w:proofErr w:type="spellEnd"/>
      <w:r w:rsidR="00A113E4" w:rsidRPr="00A113E4">
        <w:rPr>
          <w:rFonts w:asciiTheme="minorHAnsi" w:eastAsiaTheme="minorEastAsia" w:hAnsi="Calibri" w:cstheme="minorBidi"/>
          <w:color w:val="000000" w:themeColor="text1"/>
          <w:kern w:val="24"/>
        </w:rPr>
        <w:t xml:space="preserve"> es no primo 2n-</w:t>
      </w:r>
      <w:r w:rsidR="00A6002C">
        <w:rPr>
          <w:rFonts w:asciiTheme="minorHAnsi" w:eastAsiaTheme="minorEastAsia" w:hAnsi="Calibri" w:cstheme="minorBidi"/>
          <w:color w:val="000000" w:themeColor="text1"/>
          <w:kern w:val="24"/>
        </w:rPr>
        <w:t>n</w:t>
      </w:r>
      <w:r w:rsidR="00A113E4" w:rsidRPr="00A113E4">
        <w:rPr>
          <w:rFonts w:asciiTheme="minorHAnsi" w:eastAsiaTheme="minorEastAsia" w:hAnsi="Calibri" w:cstheme="minorBidi"/>
          <w:color w:val="000000" w:themeColor="text1"/>
          <w:kern w:val="24"/>
        </w:rPr>
        <w:t xml:space="preserve">p puede ser primo. </w:t>
      </w:r>
      <w:r w:rsidR="00A113E4" w:rsidRPr="00A113E4">
        <w:rPr>
          <w:rFonts w:asciiTheme="minorHAnsi" w:eastAsiaTheme="minorEastAsia" w:hAnsi="Calibri" w:cstheme="minorBidi"/>
          <w:color w:val="000000" w:themeColor="text1"/>
          <w:kern w:val="24"/>
        </w:rPr>
        <w:br/>
      </w:r>
      <w:r w:rsidR="00A113E4" w:rsidRPr="00A113E4">
        <w:rPr>
          <w:rFonts w:asciiTheme="minorHAnsi" w:eastAsiaTheme="minorEastAsia" w:hAnsi="Calibri" w:cstheme="minorBidi"/>
          <w:color w:val="000000" w:themeColor="text1"/>
          <w:kern w:val="24"/>
        </w:rPr>
        <w:br/>
        <w:t>12 K1 – (6 k2 +-</w:t>
      </w:r>
      <w:proofErr w:type="gramStart"/>
      <w:r w:rsidR="00A113E4" w:rsidRPr="00A113E4">
        <w:rPr>
          <w:rFonts w:asciiTheme="minorHAnsi" w:eastAsiaTheme="minorEastAsia" w:hAnsi="Calibri" w:cstheme="minorBidi"/>
          <w:color w:val="000000" w:themeColor="text1"/>
          <w:kern w:val="24"/>
        </w:rPr>
        <w:t>1)=</w:t>
      </w:r>
      <w:proofErr w:type="gramEnd"/>
      <w:r w:rsidR="00A113E4" w:rsidRPr="00A113E4">
        <w:rPr>
          <w:rFonts w:asciiTheme="minorHAnsi" w:eastAsiaTheme="minorEastAsia" w:hAnsi="Calibri" w:cstheme="minorBidi"/>
          <w:color w:val="000000" w:themeColor="text1"/>
          <w:kern w:val="24"/>
        </w:rPr>
        <w:t>6k3 +-1</w:t>
      </w:r>
      <w:r w:rsidR="00A113E4" w:rsidRPr="00A113E4">
        <w:rPr>
          <w:rFonts w:asciiTheme="minorHAnsi" w:eastAsiaTheme="minorEastAsia" w:hAnsi="Calibri" w:cstheme="minorBidi"/>
          <w:color w:val="000000" w:themeColor="text1"/>
          <w:kern w:val="24"/>
        </w:rPr>
        <w:br/>
      </w:r>
      <w:r w:rsidR="00A113E4" w:rsidRPr="00A113E4">
        <w:rPr>
          <w:rFonts w:asciiTheme="minorHAnsi" w:eastAsiaTheme="minorEastAsia" w:hAnsi="Calibri" w:cstheme="minorBidi"/>
          <w:color w:val="000000" w:themeColor="text1"/>
          <w:kern w:val="24"/>
        </w:rPr>
        <w:br/>
        <w:t>(6 k2 +-1) no primo</w:t>
      </w:r>
      <w:r w:rsidR="00A6002C">
        <w:rPr>
          <w:rFonts w:asciiTheme="minorHAnsi" w:eastAsiaTheme="minorEastAsia" w:hAnsi="Calibri" w:cstheme="minorBidi"/>
          <w:color w:val="000000" w:themeColor="text1"/>
          <w:kern w:val="24"/>
        </w:rPr>
        <w:t xml:space="preserve">= </w:t>
      </w:r>
      <w:proofErr w:type="spellStart"/>
      <w:r w:rsidR="00A6002C">
        <w:rPr>
          <w:rFonts w:asciiTheme="minorHAnsi" w:eastAsiaTheme="minorEastAsia" w:hAnsi="Calibri" w:cstheme="minorBidi"/>
          <w:color w:val="000000" w:themeColor="text1"/>
          <w:kern w:val="24"/>
        </w:rPr>
        <w:t>np</w:t>
      </w:r>
      <w:proofErr w:type="spellEnd"/>
      <w:r w:rsidR="00A113E4" w:rsidRPr="00A113E4">
        <w:rPr>
          <w:rFonts w:asciiTheme="minorHAnsi" w:eastAsiaTheme="minorEastAsia" w:hAnsi="Calibri" w:cstheme="minorBidi"/>
          <w:color w:val="000000" w:themeColor="text1"/>
          <w:kern w:val="24"/>
        </w:rPr>
        <w:br/>
        <w:t xml:space="preserve">6k3 +-1  </w:t>
      </w:r>
      <w:r w:rsidR="00F056EC">
        <w:rPr>
          <w:rFonts w:asciiTheme="minorHAnsi" w:eastAsiaTheme="minorEastAsia" w:hAnsi="Calibri" w:cstheme="minorBidi"/>
          <w:color w:val="000000" w:themeColor="text1"/>
          <w:kern w:val="24"/>
        </w:rPr>
        <w:t xml:space="preserve">puede ser </w:t>
      </w:r>
      <w:r w:rsidR="00A113E4" w:rsidRPr="00A113E4">
        <w:rPr>
          <w:rFonts w:asciiTheme="minorHAnsi" w:eastAsiaTheme="minorEastAsia" w:hAnsi="Calibri" w:cstheme="minorBidi"/>
          <w:color w:val="000000" w:themeColor="text1"/>
          <w:kern w:val="24"/>
        </w:rPr>
        <w:t>primo.</w:t>
      </w:r>
      <w:r w:rsidR="00A6002C">
        <w:rPr>
          <w:rFonts w:asciiTheme="minorHAnsi" w:eastAsiaTheme="minorEastAsia" w:hAnsi="Calibri" w:cstheme="minorBidi"/>
          <w:color w:val="000000" w:themeColor="text1"/>
          <w:kern w:val="24"/>
        </w:rPr>
        <w:t>= p</w:t>
      </w:r>
      <w:r w:rsidR="00A113E4" w:rsidRPr="00A113E4">
        <w:rPr>
          <w:rFonts w:asciiTheme="minorHAnsi" w:eastAsiaTheme="minorEastAsia" w:hAnsi="Calibri" w:cstheme="minorBidi"/>
          <w:color w:val="000000" w:themeColor="text1"/>
          <w:kern w:val="24"/>
        </w:rPr>
        <w:t xml:space="preserve"> </w:t>
      </w:r>
      <w:r w:rsidR="00A113E4" w:rsidRPr="00A113E4">
        <w:rPr>
          <w:rFonts w:asciiTheme="minorHAnsi" w:eastAsiaTheme="minorEastAsia" w:hAnsi="Calibri" w:cstheme="minorBidi"/>
          <w:color w:val="000000" w:themeColor="text1"/>
          <w:kern w:val="24"/>
        </w:rPr>
        <w:br/>
        <w:t>Y nunca para algún 12 K1 dado,</w:t>
      </w:r>
      <w:r w:rsidR="00A113E4" w:rsidRPr="00A113E4">
        <w:rPr>
          <w:rFonts w:asciiTheme="minorHAnsi" w:eastAsiaTheme="minorEastAsia" w:hAnsi="Calibri" w:cstheme="minorBidi"/>
          <w:color w:val="000000" w:themeColor="text1"/>
          <w:kern w:val="24"/>
        </w:rPr>
        <w:br/>
        <w:t>(6 k2 +-1) primo</w:t>
      </w:r>
      <w:r w:rsidR="00A113E4" w:rsidRPr="00A113E4">
        <w:rPr>
          <w:rFonts w:asciiTheme="minorHAnsi" w:eastAsiaTheme="minorEastAsia" w:hAnsi="Calibri" w:cstheme="minorBidi"/>
          <w:color w:val="000000" w:themeColor="text1"/>
          <w:kern w:val="24"/>
        </w:rPr>
        <w:br/>
        <w:t>6k3 +-1  primo.</w:t>
      </w:r>
      <w:r w:rsidR="00A113E4" w:rsidRPr="00A113E4">
        <w:rPr>
          <w:rFonts w:asciiTheme="minorHAnsi" w:eastAsiaTheme="minorEastAsia" w:hAnsi="Calibri" w:cstheme="minorBidi"/>
          <w:color w:val="000000" w:themeColor="text1"/>
          <w:kern w:val="24"/>
        </w:rPr>
        <w:br/>
      </w:r>
      <w:r w:rsidR="00A113E4" w:rsidRPr="00A113E4">
        <w:rPr>
          <w:rFonts w:asciiTheme="minorHAnsi" w:eastAsiaTheme="minorEastAsia" w:hAnsi="Calibri" w:cstheme="minorBidi"/>
          <w:color w:val="000000" w:themeColor="text1"/>
          <w:kern w:val="24"/>
        </w:rPr>
        <w:br/>
      </w:r>
      <w:r w:rsidR="00A113E4" w:rsidRPr="00A113E4">
        <w:rPr>
          <w:rFonts w:asciiTheme="minorHAnsi" w:eastAsiaTheme="minorEastAsia" w:hAnsi="Calibri" w:cstheme="minorBidi"/>
          <w:color w:val="000000" w:themeColor="text1"/>
          <w:kern w:val="24"/>
        </w:rPr>
        <w:br/>
        <w:t>12 K1=(6 k3 +-1)+(6 k2 +-1)</w:t>
      </w:r>
      <w:r w:rsidR="00A113E4" w:rsidRPr="00A113E4">
        <w:rPr>
          <w:rFonts w:asciiTheme="minorHAnsi" w:eastAsiaTheme="minorEastAsia" w:hAnsi="Calibri" w:cstheme="minorBidi"/>
          <w:color w:val="000000" w:themeColor="text1"/>
          <w:kern w:val="24"/>
        </w:rPr>
        <w:br/>
      </w:r>
      <w:r w:rsidR="00A113E4" w:rsidRPr="00A113E4">
        <w:rPr>
          <w:rFonts w:asciiTheme="minorHAnsi" w:eastAsiaTheme="minorEastAsia" w:hAnsi="Calibri" w:cstheme="minorBidi"/>
          <w:color w:val="000000" w:themeColor="text1"/>
          <w:kern w:val="24"/>
        </w:rPr>
        <w:br/>
        <w:t>12 K1=(6 k3 +1)+(6 k2 +1)</w:t>
      </w:r>
      <w:r w:rsidR="00A113E4" w:rsidRPr="00A113E4">
        <w:rPr>
          <w:rFonts w:asciiTheme="minorHAnsi" w:eastAsiaTheme="minorEastAsia" w:hAnsi="Calibri" w:cstheme="minorBidi"/>
          <w:color w:val="000000" w:themeColor="text1"/>
          <w:kern w:val="24"/>
        </w:rPr>
        <w:br/>
        <w:t>12 K1=(6 k3 -1)+(6 k2 +1)</w:t>
      </w:r>
      <w:r w:rsidR="00A113E4" w:rsidRPr="00A113E4">
        <w:rPr>
          <w:rFonts w:asciiTheme="minorHAnsi" w:eastAsiaTheme="minorEastAsia" w:hAnsi="Calibri" w:cstheme="minorBidi"/>
          <w:color w:val="000000" w:themeColor="text1"/>
          <w:kern w:val="24"/>
        </w:rPr>
        <w:br/>
        <w:t>12 K1=(6 k3 +1)+(6 k2 -1)</w:t>
      </w:r>
      <w:r w:rsidR="00A113E4" w:rsidRPr="00A113E4">
        <w:rPr>
          <w:rFonts w:asciiTheme="minorHAnsi" w:eastAsiaTheme="minorEastAsia" w:hAnsi="Calibri" w:cstheme="minorBidi"/>
          <w:color w:val="000000" w:themeColor="text1"/>
          <w:kern w:val="24"/>
        </w:rPr>
        <w:br/>
        <w:t>12 K1=(6 k3 -1)+(6 k2 -1)</w:t>
      </w:r>
    </w:p>
    <w:p w14:paraId="6592B687" w14:textId="5D639FC1" w:rsidR="004E6F80" w:rsidRDefault="004E6F80" w:rsidP="00AA0A9E">
      <w:pPr>
        <w:tabs>
          <w:tab w:val="left" w:pos="1040"/>
        </w:tabs>
        <w:spacing w:after="160" w:line="259" w:lineRule="auto"/>
        <w:ind w:left="0" w:firstLine="0"/>
        <w:jc w:val="left"/>
        <w:rPr>
          <w:sz w:val="24"/>
          <w:szCs w:val="24"/>
        </w:rPr>
      </w:pPr>
      <w:r>
        <w:rPr>
          <w:sz w:val="24"/>
          <w:szCs w:val="24"/>
        </w:rPr>
        <w:br/>
        <w:t>Si K1 es no primo</w:t>
      </w:r>
      <w:r>
        <w:rPr>
          <w:sz w:val="24"/>
          <w:szCs w:val="24"/>
        </w:rPr>
        <w:br/>
      </w:r>
      <w:r>
        <w:rPr>
          <w:sz w:val="24"/>
          <w:szCs w:val="24"/>
        </w:rPr>
        <w:br/>
      </w:r>
      <w:proofErr w:type="gramStart"/>
      <w:r>
        <w:rPr>
          <w:sz w:val="24"/>
          <w:szCs w:val="24"/>
        </w:rPr>
        <w:t xml:space="preserve">la secuencia de </w:t>
      </w:r>
      <w:r w:rsidR="00B77475">
        <w:rPr>
          <w:sz w:val="24"/>
          <w:szCs w:val="24"/>
        </w:rPr>
        <w:t>los múltiplos de sus factores primos se asignan</w:t>
      </w:r>
      <w:proofErr w:type="gramEnd"/>
      <w:r w:rsidR="00001747">
        <w:rPr>
          <w:sz w:val="24"/>
          <w:szCs w:val="24"/>
        </w:rPr>
        <w:t xml:space="preserve"> como</w:t>
      </w:r>
      <w:r w:rsidR="00B77475">
        <w:rPr>
          <w:sz w:val="24"/>
          <w:szCs w:val="24"/>
        </w:rPr>
        <w:t xml:space="preserve"> </w:t>
      </w:r>
      <w:r w:rsidR="000C35C7">
        <w:rPr>
          <w:sz w:val="24"/>
          <w:szCs w:val="24"/>
        </w:rPr>
        <w:t xml:space="preserve">pueden ser </w:t>
      </w:r>
      <w:r w:rsidR="00B77475">
        <w:rPr>
          <w:sz w:val="24"/>
          <w:szCs w:val="24"/>
        </w:rPr>
        <w:t xml:space="preserve">primos y </w:t>
      </w:r>
      <w:r w:rsidR="00A6002C">
        <w:rPr>
          <w:sz w:val="24"/>
          <w:szCs w:val="24"/>
        </w:rPr>
        <w:t xml:space="preserve">son </w:t>
      </w:r>
      <w:r w:rsidR="00B77475">
        <w:rPr>
          <w:sz w:val="24"/>
          <w:szCs w:val="24"/>
        </w:rPr>
        <w:t>no primos</w:t>
      </w:r>
      <w:r w:rsidR="000C35C7">
        <w:rPr>
          <w:sz w:val="24"/>
          <w:szCs w:val="24"/>
        </w:rPr>
        <w:t xml:space="preserve">, </w:t>
      </w:r>
      <w:r w:rsidR="00C568F1">
        <w:rPr>
          <w:sz w:val="24"/>
          <w:szCs w:val="24"/>
        </w:rPr>
        <w:t xml:space="preserve">y el error relativo del algoritmo es pequeño. </w:t>
      </w:r>
      <w:r w:rsidR="006A2CCB">
        <w:rPr>
          <w:sz w:val="24"/>
          <w:szCs w:val="24"/>
        </w:rPr>
        <w:br/>
      </w:r>
      <w:r w:rsidR="006A2CCB">
        <w:rPr>
          <w:sz w:val="24"/>
          <w:szCs w:val="24"/>
        </w:rPr>
        <w:br/>
      </w:r>
      <w:r w:rsidR="00C568F1">
        <w:rPr>
          <w:sz w:val="24"/>
          <w:szCs w:val="24"/>
        </w:rPr>
        <w:t xml:space="preserve">Si k1 es un primo grande, mínimo pasará </w:t>
      </w:r>
      <w:r w:rsidR="00E40CD9">
        <w:rPr>
          <w:sz w:val="24"/>
          <w:szCs w:val="24"/>
        </w:rPr>
        <w:t>en *5,</w:t>
      </w:r>
      <w:r w:rsidR="00001747">
        <w:rPr>
          <w:sz w:val="24"/>
          <w:szCs w:val="24"/>
        </w:rPr>
        <w:t xml:space="preserve"> </w:t>
      </w:r>
      <w:r w:rsidR="00E40CD9">
        <w:rPr>
          <w:sz w:val="24"/>
          <w:szCs w:val="24"/>
        </w:rPr>
        <w:t xml:space="preserve">*7 y *11 esta doble asignación, que podría ser menor al error relativo. </w:t>
      </w:r>
      <w:r w:rsidR="00B77475">
        <w:rPr>
          <w:sz w:val="24"/>
          <w:szCs w:val="24"/>
        </w:rPr>
        <w:br/>
        <w:t xml:space="preserve">Si K1 es primo, </w:t>
      </w:r>
      <w:r w:rsidR="005E48D6">
        <w:rPr>
          <w:sz w:val="24"/>
          <w:szCs w:val="24"/>
        </w:rPr>
        <w:t>p</w:t>
      </w:r>
      <w:r w:rsidR="00B77475">
        <w:rPr>
          <w:sz w:val="24"/>
          <w:szCs w:val="24"/>
        </w:rPr>
        <w:t xml:space="preserve">asa muchas menos veces ya que en 12k1 no hay </w:t>
      </w:r>
      <w:r w:rsidR="00E47A76">
        <w:rPr>
          <w:sz w:val="24"/>
          <w:szCs w:val="24"/>
        </w:rPr>
        <w:t>múltiplos de k1 de forma 6k+-1</w:t>
      </w:r>
      <w:r w:rsidR="00E47A76">
        <w:rPr>
          <w:sz w:val="24"/>
          <w:szCs w:val="24"/>
        </w:rPr>
        <w:br/>
        <w:t>5, 7, 11</w:t>
      </w:r>
      <w:r w:rsidR="00047DC4">
        <w:rPr>
          <w:sz w:val="24"/>
          <w:szCs w:val="24"/>
        </w:rPr>
        <w:t xml:space="preserve"> menores a 12.</w:t>
      </w:r>
    </w:p>
    <w:p w14:paraId="51E38229" w14:textId="77777777" w:rsidR="002029DD" w:rsidRDefault="002029DD" w:rsidP="008945CC">
      <w:pPr>
        <w:spacing w:after="160" w:line="259" w:lineRule="auto"/>
        <w:ind w:left="0" w:firstLine="0"/>
        <w:jc w:val="left"/>
        <w:rPr>
          <w:sz w:val="24"/>
          <w:szCs w:val="24"/>
        </w:rPr>
      </w:pPr>
    </w:p>
    <w:p w14:paraId="3DBEEB7A" w14:textId="49BDE24E" w:rsidR="004E6F80" w:rsidRDefault="00FC74D5" w:rsidP="004E6F80">
      <w:pPr>
        <w:rPr>
          <w:sz w:val="24"/>
          <w:szCs w:val="24"/>
        </w:rPr>
      </w:pPr>
      <w:r>
        <w:rPr>
          <w:sz w:val="24"/>
          <w:szCs w:val="24"/>
        </w:rPr>
        <w:t xml:space="preserve">Creo </w:t>
      </w:r>
      <w:r w:rsidR="00A6002C">
        <w:rPr>
          <w:sz w:val="24"/>
          <w:szCs w:val="24"/>
        </w:rPr>
        <w:t>que,</w:t>
      </w:r>
      <w:r>
        <w:rPr>
          <w:sz w:val="24"/>
          <w:szCs w:val="24"/>
        </w:rPr>
        <w:t xml:space="preserve"> si k1 es </w:t>
      </w:r>
      <w:r w:rsidR="00CB291B">
        <w:rPr>
          <w:sz w:val="24"/>
          <w:szCs w:val="24"/>
        </w:rPr>
        <w:t xml:space="preserve">no </w:t>
      </w:r>
      <w:r>
        <w:rPr>
          <w:sz w:val="24"/>
          <w:szCs w:val="24"/>
        </w:rPr>
        <w:t>primo, el algoritmo se puede demostrar que falla m</w:t>
      </w:r>
      <w:r w:rsidR="00CB291B">
        <w:rPr>
          <w:sz w:val="24"/>
          <w:szCs w:val="24"/>
        </w:rPr>
        <w:t>á</w:t>
      </w:r>
      <w:r>
        <w:rPr>
          <w:sz w:val="24"/>
          <w:szCs w:val="24"/>
        </w:rPr>
        <w:t>s que</w:t>
      </w:r>
      <w:r w:rsidR="00CB291B">
        <w:rPr>
          <w:sz w:val="24"/>
          <w:szCs w:val="24"/>
        </w:rPr>
        <w:t xml:space="preserve"> su error relativo, y esto incrementa conforme aumenta el </w:t>
      </w:r>
      <w:r w:rsidR="00D418B6">
        <w:rPr>
          <w:sz w:val="24"/>
          <w:szCs w:val="24"/>
        </w:rPr>
        <w:t>número</w:t>
      </w:r>
      <w:r w:rsidR="00CB291B">
        <w:rPr>
          <w:sz w:val="24"/>
          <w:szCs w:val="24"/>
        </w:rPr>
        <w:t xml:space="preserve"> posible de descomposiciones </w:t>
      </w:r>
      <w:r w:rsidR="005E48D6">
        <w:rPr>
          <w:sz w:val="24"/>
          <w:szCs w:val="24"/>
        </w:rPr>
        <w:t xml:space="preserve">en factores primos </w:t>
      </w:r>
      <w:r w:rsidR="00CB291B">
        <w:rPr>
          <w:sz w:val="24"/>
          <w:szCs w:val="24"/>
        </w:rPr>
        <w:t>d</w:t>
      </w:r>
      <w:r w:rsidR="00151B1B">
        <w:rPr>
          <w:sz w:val="24"/>
          <w:szCs w:val="24"/>
        </w:rPr>
        <w:t>e K1, si k1 es 5*7*11, pasara muchas veces.</w:t>
      </w:r>
      <w:r w:rsidR="004F00D7">
        <w:rPr>
          <w:sz w:val="24"/>
          <w:szCs w:val="24"/>
        </w:rPr>
        <w:t xml:space="preserve"> Tantas como múltiplos de 7 5 y 11 quepan en 12k1.</w:t>
      </w:r>
    </w:p>
    <w:p w14:paraId="72CD17F8" w14:textId="2AEAFA69" w:rsidR="00DD40CD" w:rsidRPr="004E6F80" w:rsidRDefault="00DD40CD" w:rsidP="004E6F80">
      <w:pPr>
        <w:rPr>
          <w:sz w:val="24"/>
          <w:szCs w:val="24"/>
        </w:rPr>
      </w:pPr>
      <w:r>
        <w:rPr>
          <w:sz w:val="24"/>
          <w:szCs w:val="24"/>
        </w:rPr>
        <w:t xml:space="preserve">Considero que si k1 es un primo muy alto </w:t>
      </w:r>
      <w:r w:rsidR="00D418B6">
        <w:rPr>
          <w:sz w:val="24"/>
          <w:szCs w:val="24"/>
        </w:rPr>
        <w:t>disminuimos el número de fallo mínimo calculable con este método y como</w:t>
      </w:r>
      <w:r w:rsidR="00484DA8">
        <w:rPr>
          <w:sz w:val="24"/>
          <w:szCs w:val="24"/>
        </w:rPr>
        <w:t>1000^-90000</w:t>
      </w:r>
      <w:r w:rsidR="00A75243">
        <w:rPr>
          <w:sz w:val="24"/>
          <w:szCs w:val="24"/>
        </w:rPr>
        <w:t xml:space="preserve"> de infinito es infinito, unos pocos números necesariamente</w:t>
      </w:r>
      <w:r w:rsidR="007228B4">
        <w:rPr>
          <w:sz w:val="24"/>
          <w:szCs w:val="24"/>
        </w:rPr>
        <w:t xml:space="preserve"> mal marcados podría no importar</w:t>
      </w:r>
      <w:r w:rsidR="008E0874">
        <w:rPr>
          <w:sz w:val="24"/>
          <w:szCs w:val="24"/>
        </w:rPr>
        <w:t xml:space="preserve"> para que la conjetura fuese falsa</w:t>
      </w:r>
      <w:r w:rsidR="007228B4">
        <w:rPr>
          <w:sz w:val="24"/>
          <w:szCs w:val="24"/>
        </w:rPr>
        <w:t>.</w:t>
      </w:r>
    </w:p>
    <w:p w14:paraId="5521F29B" w14:textId="2F6A0436" w:rsidR="004E6F80" w:rsidRDefault="004E6F80" w:rsidP="004E6F80">
      <w:pPr>
        <w:tabs>
          <w:tab w:val="left" w:pos="2280"/>
          <w:tab w:val="left" w:pos="2320"/>
        </w:tabs>
        <w:spacing w:after="160" w:line="259" w:lineRule="auto"/>
        <w:ind w:left="0" w:firstLine="0"/>
        <w:jc w:val="left"/>
        <w:rPr>
          <w:sz w:val="24"/>
          <w:szCs w:val="24"/>
        </w:rPr>
      </w:pPr>
      <w:r>
        <w:rPr>
          <w:sz w:val="24"/>
          <w:szCs w:val="24"/>
        </w:rPr>
        <w:tab/>
      </w:r>
      <w:r>
        <w:rPr>
          <w:sz w:val="24"/>
          <w:szCs w:val="24"/>
        </w:rPr>
        <w:tab/>
      </w:r>
    </w:p>
    <w:p w14:paraId="408ECDC8" w14:textId="605C6F2D" w:rsidR="00694224" w:rsidRDefault="00D45694" w:rsidP="008945CC">
      <w:pPr>
        <w:spacing w:after="160" w:line="259" w:lineRule="auto"/>
        <w:ind w:left="0" w:firstLine="0"/>
        <w:jc w:val="left"/>
        <w:rPr>
          <w:sz w:val="24"/>
          <w:szCs w:val="24"/>
        </w:rPr>
      </w:pPr>
      <w:r w:rsidRPr="004E6F80">
        <w:rPr>
          <w:sz w:val="24"/>
          <w:szCs w:val="24"/>
        </w:rPr>
        <w:br w:type="page"/>
      </w:r>
      <w:r w:rsidR="00C45E74">
        <w:rPr>
          <w:sz w:val="24"/>
          <w:szCs w:val="24"/>
        </w:rPr>
        <w:lastRenderedPageBreak/>
        <w:t>9</w:t>
      </w:r>
      <w:r w:rsidR="00694224">
        <w:rPr>
          <w:sz w:val="24"/>
          <w:szCs w:val="24"/>
        </w:rPr>
        <w:t>. Conclusiones</w:t>
      </w:r>
      <w:r w:rsidR="002F3A23">
        <w:rPr>
          <w:sz w:val="24"/>
          <w:szCs w:val="24"/>
        </w:rPr>
        <w:t>.</w:t>
      </w:r>
      <w:r w:rsidR="00C45E17">
        <w:rPr>
          <w:sz w:val="24"/>
          <w:szCs w:val="24"/>
        </w:rPr>
        <w:br/>
      </w:r>
    </w:p>
    <w:p w14:paraId="5DB6D21D" w14:textId="2E759900" w:rsidR="008B72BF" w:rsidRPr="008B72BF" w:rsidRDefault="00C45E17" w:rsidP="00355ABD">
      <w:pPr>
        <w:jc w:val="left"/>
        <w:rPr>
          <w:ins w:id="25" w:author="Víctor Manzanares Alberola [2]" w:date="2024-03-22T17:36:00Z"/>
        </w:rPr>
      </w:pPr>
      <w:commentRangeStart w:id="26"/>
      <w:r>
        <w:rPr>
          <w:sz w:val="24"/>
          <w:szCs w:val="24"/>
        </w:rPr>
        <w:t xml:space="preserve">Pero aunque los primos cumplen </w:t>
      </w:r>
      <w:r>
        <w:br/>
      </w:r>
      <w:r>
        <w:rPr>
          <w:sz w:val="24"/>
          <w:szCs w:val="24"/>
        </w:rPr>
        <w:t>(</w:t>
      </w:r>
      <w:proofErr w:type="gramStart"/>
      <w:r>
        <w:rPr>
          <w:sz w:val="24"/>
          <w:szCs w:val="24"/>
        </w:rPr>
        <w:t>010001)*</w:t>
      </w:r>
      <w:proofErr w:type="gramEnd"/>
      <w:r>
        <w:rPr>
          <w:sz w:val="24"/>
          <w:szCs w:val="24"/>
        </w:rPr>
        <w:t xml:space="preserve"> </w:t>
      </w:r>
      <w:r>
        <w:br/>
      </w:r>
      <w:r w:rsidR="0080417C">
        <w:rPr>
          <w:sz w:val="24"/>
          <w:szCs w:val="24"/>
        </w:rPr>
        <w:t xml:space="preserve">salvo el 2 y el 3. </w:t>
      </w:r>
      <w:r w:rsidR="00E02F0F">
        <w:rPr>
          <w:sz w:val="24"/>
          <w:szCs w:val="24"/>
        </w:rPr>
        <w:br/>
      </w:r>
      <w:r w:rsidR="00E02F0F">
        <w:rPr>
          <w:sz w:val="24"/>
          <w:szCs w:val="24"/>
        </w:rPr>
        <w:br/>
      </w:r>
      <w:r w:rsidR="0080417C">
        <w:rPr>
          <w:sz w:val="24"/>
          <w:szCs w:val="24"/>
        </w:rPr>
        <w:t xml:space="preserve">hay múltiplos de </w:t>
      </w:r>
      <w:r w:rsidR="00E02F0F">
        <w:rPr>
          <w:sz w:val="24"/>
          <w:szCs w:val="24"/>
        </w:rPr>
        <w:br/>
      </w:r>
      <w:proofErr w:type="spellStart"/>
      <w:r w:rsidR="0080417C">
        <w:rPr>
          <w:sz w:val="24"/>
          <w:szCs w:val="24"/>
        </w:rPr>
        <w:t>no</w:t>
      </w:r>
      <w:r w:rsidR="00B35C38">
        <w:rPr>
          <w:sz w:val="24"/>
          <w:szCs w:val="24"/>
        </w:rPr>
        <w:t>p</w:t>
      </w:r>
      <w:r w:rsidR="0080417C">
        <w:rPr>
          <w:sz w:val="24"/>
          <w:szCs w:val="24"/>
        </w:rPr>
        <w:t>rimo</w:t>
      </w:r>
      <w:proofErr w:type="spellEnd"/>
      <w:r w:rsidR="0080417C">
        <w:rPr>
          <w:sz w:val="24"/>
          <w:szCs w:val="24"/>
        </w:rPr>
        <w:t>=</w:t>
      </w:r>
      <w:r w:rsidR="00B35C38">
        <w:rPr>
          <w:sz w:val="24"/>
          <w:szCs w:val="24"/>
        </w:rPr>
        <w:t>p</w:t>
      </w:r>
      <w:r w:rsidR="0080417C">
        <w:rPr>
          <w:sz w:val="24"/>
          <w:szCs w:val="24"/>
        </w:rPr>
        <w:t xml:space="preserve">rimo * </w:t>
      </w:r>
      <w:r w:rsidR="00B35C38">
        <w:rPr>
          <w:sz w:val="24"/>
          <w:szCs w:val="24"/>
        </w:rPr>
        <w:t>p</w:t>
      </w:r>
      <w:r w:rsidR="0080417C">
        <w:rPr>
          <w:sz w:val="24"/>
          <w:szCs w:val="24"/>
        </w:rPr>
        <w:t xml:space="preserve">rimo </w:t>
      </w:r>
      <w:r w:rsidR="0080417C">
        <w:br/>
      </w:r>
      <w:proofErr w:type="gramStart"/>
      <w:r w:rsidR="00854B04">
        <w:rPr>
          <w:sz w:val="24"/>
          <w:szCs w:val="24"/>
        </w:rPr>
        <w:t>siempre(</w:t>
      </w:r>
      <w:proofErr w:type="spellStart"/>
      <w:proofErr w:type="gramEnd"/>
      <w:r w:rsidR="00854B04">
        <w:rPr>
          <w:sz w:val="24"/>
          <w:szCs w:val="24"/>
        </w:rPr>
        <w:t>noprimo</w:t>
      </w:r>
      <w:proofErr w:type="spellEnd"/>
      <w:r w:rsidR="00854B04">
        <w:rPr>
          <w:sz w:val="24"/>
          <w:szCs w:val="24"/>
        </w:rPr>
        <w:t>+=2*primo;</w:t>
      </w:r>
      <w:r w:rsidR="00B35C38">
        <w:rPr>
          <w:sz w:val="24"/>
          <w:szCs w:val="24"/>
        </w:rPr>
        <w:t xml:space="preserve"> </w:t>
      </w:r>
      <w:proofErr w:type="spellStart"/>
      <w:r w:rsidR="00854B04">
        <w:rPr>
          <w:sz w:val="24"/>
          <w:szCs w:val="24"/>
        </w:rPr>
        <w:t>noprimo</w:t>
      </w:r>
      <w:proofErr w:type="spellEnd"/>
      <w:r w:rsidR="00854B04">
        <w:rPr>
          <w:sz w:val="24"/>
          <w:szCs w:val="24"/>
        </w:rPr>
        <w:t>+=4*primo)</w:t>
      </w:r>
      <w:r w:rsidR="00E02F0F">
        <w:rPr>
          <w:sz w:val="24"/>
          <w:szCs w:val="24"/>
        </w:rPr>
        <w:br/>
      </w:r>
      <w:r w:rsidR="00E02F0F">
        <w:rPr>
          <w:sz w:val="24"/>
          <w:szCs w:val="24"/>
        </w:rPr>
        <w:br/>
      </w:r>
      <w:r w:rsidR="00854B04">
        <w:rPr>
          <w:sz w:val="24"/>
          <w:szCs w:val="24"/>
        </w:rPr>
        <w:t>que</w:t>
      </w:r>
      <w:r w:rsidR="00A233A1">
        <w:rPr>
          <w:sz w:val="24"/>
          <w:szCs w:val="24"/>
        </w:rPr>
        <w:t xml:space="preserve"> </w:t>
      </w:r>
      <w:r w:rsidR="00854B04">
        <w:rPr>
          <w:sz w:val="24"/>
          <w:szCs w:val="24"/>
        </w:rPr>
        <w:t xml:space="preserve">también tienen esta forma y cada vez son </w:t>
      </w:r>
      <w:r w:rsidR="4EF5641A" w:rsidRPr="1F5E10EE">
        <w:rPr>
          <w:sz w:val="24"/>
          <w:szCs w:val="24"/>
        </w:rPr>
        <w:t>más</w:t>
      </w:r>
      <w:r w:rsidR="00854B04">
        <w:rPr>
          <w:sz w:val="24"/>
          <w:szCs w:val="24"/>
        </w:rPr>
        <w:t xml:space="preserve"> frecuentes</w:t>
      </w:r>
      <w:r w:rsidR="00BA4126">
        <w:rPr>
          <w:sz w:val="24"/>
          <w:szCs w:val="24"/>
        </w:rPr>
        <w:t xml:space="preserve"> por que aparecen primo*primo y los múltiplos </w:t>
      </w:r>
      <w:r w:rsidR="00B35C38">
        <w:rPr>
          <w:sz w:val="24"/>
          <w:szCs w:val="24"/>
        </w:rPr>
        <w:t xml:space="preserve">de ese primo </w:t>
      </w:r>
      <w:r w:rsidR="00BA4126">
        <w:rPr>
          <w:sz w:val="24"/>
          <w:szCs w:val="24"/>
        </w:rPr>
        <w:t xml:space="preserve">menores al </w:t>
      </w:r>
      <w:r w:rsidR="00B35C38">
        <w:rPr>
          <w:sz w:val="24"/>
          <w:szCs w:val="24"/>
        </w:rPr>
        <w:t>número</w:t>
      </w:r>
      <w:r w:rsidR="00BA4126">
        <w:rPr>
          <w:sz w:val="24"/>
          <w:szCs w:val="24"/>
        </w:rPr>
        <w:t xml:space="preserve"> evaluado</w:t>
      </w:r>
      <w:r w:rsidR="00854B04">
        <w:rPr>
          <w:sz w:val="24"/>
          <w:szCs w:val="24"/>
        </w:rPr>
        <w:t xml:space="preserve"> y por tanto cada vez hay menos primos., </w:t>
      </w:r>
      <w:r w:rsidR="00854B04">
        <w:br/>
      </w:r>
      <w:commentRangeEnd w:id="26"/>
      <w:r w:rsidR="00A4642E">
        <w:commentReference w:id="26"/>
      </w:r>
      <w:r w:rsidR="00854B04">
        <w:br/>
      </w:r>
      <w:r w:rsidR="00854B04">
        <w:rPr>
          <w:sz w:val="24"/>
          <w:szCs w:val="24"/>
        </w:rPr>
        <w:t xml:space="preserve">Pero si algo que es </w:t>
      </w:r>
      <w:r w:rsidR="00F23E96">
        <w:rPr>
          <w:sz w:val="24"/>
          <w:szCs w:val="24"/>
        </w:rPr>
        <w:t>potencialmente simétrico, y totalmente de 0 a 2</w:t>
      </w:r>
      <w:r w:rsidR="00A749A9">
        <w:rPr>
          <w:sz w:val="24"/>
          <w:szCs w:val="24"/>
        </w:rPr>
        <w:t>4</w:t>
      </w:r>
      <w:r w:rsidR="00F23E96">
        <w:rPr>
          <w:sz w:val="24"/>
          <w:szCs w:val="24"/>
        </w:rPr>
        <w:t>. Aunque es</w:t>
      </w:r>
      <w:r w:rsidR="00550DA0">
        <w:rPr>
          <w:sz w:val="24"/>
          <w:szCs w:val="24"/>
        </w:rPr>
        <w:t>a</w:t>
      </w:r>
      <w:r w:rsidR="00F23E96">
        <w:rPr>
          <w:sz w:val="24"/>
          <w:szCs w:val="24"/>
        </w:rPr>
        <w:t xml:space="preserve"> simetría empiece a degenerar </w:t>
      </w:r>
      <w:r w:rsidR="007C32EA">
        <w:rPr>
          <w:sz w:val="24"/>
          <w:szCs w:val="24"/>
        </w:rPr>
        <w:t>¿</w:t>
      </w:r>
      <w:r w:rsidR="00F23E96">
        <w:rPr>
          <w:sz w:val="24"/>
          <w:szCs w:val="24"/>
        </w:rPr>
        <w:t>alguna vez se convertirá en asimetría</w:t>
      </w:r>
      <w:r w:rsidR="007C32EA">
        <w:rPr>
          <w:sz w:val="24"/>
          <w:szCs w:val="24"/>
        </w:rPr>
        <w:t>?</w:t>
      </w:r>
      <w:r w:rsidR="00A245C0">
        <w:rPr>
          <w:sz w:val="24"/>
          <w:szCs w:val="24"/>
        </w:rPr>
        <w:t>.</w:t>
      </w:r>
      <w:r w:rsidR="00A245C0">
        <w:br/>
      </w:r>
      <w:r w:rsidR="00A245C0">
        <w:br/>
      </w:r>
      <w:r w:rsidR="00A245C0">
        <w:rPr>
          <w:sz w:val="24"/>
          <w:szCs w:val="24"/>
        </w:rPr>
        <w:t xml:space="preserve">Parece que todo indica que </w:t>
      </w:r>
      <w:r w:rsidR="051929B8" w:rsidRPr="1F5E10EE">
        <w:rPr>
          <w:sz w:val="24"/>
          <w:szCs w:val="24"/>
        </w:rPr>
        <w:t>sí,</w:t>
      </w:r>
      <w:r w:rsidR="00A245C0">
        <w:rPr>
          <w:sz w:val="24"/>
          <w:szCs w:val="24"/>
        </w:rPr>
        <w:t xml:space="preserve"> alguna vez la conjetura de </w:t>
      </w:r>
      <w:commentRangeStart w:id="27"/>
      <w:r w:rsidR="7C644DCF" w:rsidRPr="1F5E10EE">
        <w:rPr>
          <w:sz w:val="24"/>
          <w:szCs w:val="24"/>
        </w:rPr>
        <w:t>Cristian</w:t>
      </w:r>
      <w:commentRangeEnd w:id="27"/>
      <w:r w:rsidR="00CC66F3">
        <w:rPr>
          <w:rStyle w:val="Refdecomentario"/>
        </w:rPr>
        <w:commentReference w:id="27"/>
      </w:r>
      <w:r w:rsidR="00A245C0">
        <w:rPr>
          <w:sz w:val="24"/>
          <w:szCs w:val="24"/>
        </w:rPr>
        <w:t xml:space="preserve"> será falsa, pero analizando las implicaciones de que sea falsa, </w:t>
      </w:r>
      <w:r w:rsidR="00C932FC">
        <w:rPr>
          <w:sz w:val="24"/>
          <w:szCs w:val="24"/>
        </w:rPr>
        <w:t>creo no puede ser falsa.</w:t>
      </w:r>
      <w:r w:rsidR="00467EB0">
        <w:rPr>
          <w:sz w:val="24"/>
          <w:szCs w:val="24"/>
        </w:rPr>
        <w:br/>
      </w:r>
    </w:p>
    <w:p w14:paraId="6CB98E04" w14:textId="1BC158B7" w:rsidR="00505153" w:rsidRDefault="00BC7DB3" w:rsidP="00355ABD">
      <w:pPr>
        <w:jc w:val="left"/>
        <w:rPr>
          <w:sz w:val="24"/>
          <w:szCs w:val="24"/>
        </w:rPr>
      </w:pPr>
      <w:commentRangeStart w:id="28"/>
      <w:r w:rsidRPr="00467EB0">
        <w:rPr>
          <w:sz w:val="24"/>
          <w:szCs w:val="24"/>
        </w:rPr>
        <w:t xml:space="preserve">Si es falsa, </w:t>
      </w:r>
      <w:r w:rsidR="00467EB0" w:rsidRPr="00467EB0">
        <w:rPr>
          <w:sz w:val="24"/>
          <w:szCs w:val="24"/>
        </w:rPr>
        <w:t xml:space="preserve">los primos se podrían generar </w:t>
      </w:r>
      <w:r w:rsidR="00937839">
        <w:rPr>
          <w:sz w:val="24"/>
          <w:szCs w:val="24"/>
        </w:rPr>
        <w:t xml:space="preserve">con coste </w:t>
      </w:r>
      <w:r w:rsidR="00123AC5">
        <w:rPr>
          <w:sz w:val="24"/>
          <w:szCs w:val="24"/>
        </w:rPr>
        <w:t>temporal lineal</w:t>
      </w:r>
      <w:r w:rsidR="00467EB0" w:rsidRPr="00467EB0">
        <w:rPr>
          <w:sz w:val="24"/>
          <w:szCs w:val="24"/>
        </w:rPr>
        <w:t>.</w:t>
      </w:r>
      <w:commentRangeEnd w:id="28"/>
      <w:r w:rsidR="00D82CF4">
        <w:rPr>
          <w:rStyle w:val="Refdecomentario"/>
        </w:rPr>
        <w:commentReference w:id="28"/>
      </w:r>
      <w:r w:rsidR="00467EB0" w:rsidRPr="00467EB0">
        <w:rPr>
          <w:sz w:val="24"/>
          <w:szCs w:val="24"/>
        </w:rPr>
        <w:br/>
      </w:r>
      <w:commentRangeStart w:id="29"/>
      <w:r w:rsidR="00467EB0" w:rsidRPr="00467EB0">
        <w:rPr>
          <w:sz w:val="24"/>
          <w:szCs w:val="24"/>
        </w:rPr>
        <w:t>Si es falsa, los lenguajes formales pueden representar primos de forma exhaustiva.</w:t>
      </w:r>
      <w:commentRangeEnd w:id="29"/>
      <w:r w:rsidR="00FA6C3F">
        <w:rPr>
          <w:rStyle w:val="Refdecomentario"/>
        </w:rPr>
        <w:commentReference w:id="29"/>
      </w:r>
      <w:r w:rsidR="0067234A">
        <w:rPr>
          <w:sz w:val="24"/>
          <w:szCs w:val="24"/>
        </w:rPr>
        <w:br/>
      </w:r>
      <w:r w:rsidR="0067234A" w:rsidRPr="0067234A">
        <w:rPr>
          <w:sz w:val="24"/>
          <w:szCs w:val="24"/>
        </w:rPr>
        <w:t xml:space="preserve">Si la conjetura es falsa, </w:t>
      </w:r>
      <w:r w:rsidR="00A6002C">
        <w:rPr>
          <w:sz w:val="24"/>
          <w:szCs w:val="24"/>
        </w:rPr>
        <w:t>será para 12 * Primo</w:t>
      </w:r>
      <w:r w:rsidR="0067234A" w:rsidRPr="0067234A">
        <w:rPr>
          <w:sz w:val="24"/>
          <w:szCs w:val="24"/>
        </w:rPr>
        <w:t>.</w:t>
      </w:r>
      <w:r w:rsidR="00467EB0">
        <w:rPr>
          <w:sz w:val="24"/>
          <w:szCs w:val="24"/>
        </w:rPr>
        <w:br/>
      </w:r>
      <w:r w:rsidR="005068E0">
        <w:br/>
      </w:r>
      <w:r w:rsidR="000D29A7">
        <w:rPr>
          <w:sz w:val="24"/>
          <w:szCs w:val="24"/>
        </w:rPr>
        <w:t>Links del autor de este texto.</w:t>
      </w:r>
      <w:r w:rsidR="00902C3A">
        <w:rPr>
          <w:sz w:val="24"/>
          <w:szCs w:val="24"/>
        </w:rPr>
        <w:br/>
      </w:r>
      <w:r w:rsidR="00902C3A" w:rsidRPr="00902C3A">
        <w:rPr>
          <w:sz w:val="24"/>
          <w:szCs w:val="24"/>
        </w:rPr>
        <w:br/>
      </w:r>
      <w:hyperlink r:id="rId15" w:history="1">
        <w:r w:rsidR="00902C3A" w:rsidRPr="00902C3A">
          <w:rPr>
            <w:rStyle w:val="Hipervnculo"/>
            <w:sz w:val="24"/>
            <w:szCs w:val="24"/>
          </w:rPr>
          <w:t>UPV</w:t>
        </w:r>
      </w:hyperlink>
      <w:r w:rsidR="00902C3A">
        <w:br/>
      </w:r>
      <w:r w:rsidR="00902C3A" w:rsidRPr="00902C3A">
        <w:rPr>
          <w:sz w:val="24"/>
          <w:szCs w:val="24"/>
        </w:rPr>
        <w:br/>
      </w:r>
      <w:hyperlink r:id="rId16" w:history="1">
        <w:r w:rsidR="00AA75ED" w:rsidRPr="000E088B">
          <w:rPr>
            <w:rStyle w:val="Hipervnculo"/>
            <w:sz w:val="24"/>
            <w:szCs w:val="24"/>
          </w:rPr>
          <w:t>https://drive.google.com/drive/folders/1Mj1eiX4vXmaOhpVM7R31PlVt-7a82hm6?usp=drive_link</w:t>
        </w:r>
      </w:hyperlink>
      <w:r w:rsidR="00AA75ED">
        <w:rPr>
          <w:sz w:val="24"/>
          <w:szCs w:val="24"/>
        </w:rPr>
        <w:br/>
      </w:r>
      <w:r w:rsidR="00AA75ED">
        <w:rPr>
          <w:sz w:val="24"/>
          <w:szCs w:val="24"/>
        </w:rPr>
        <w:br/>
      </w:r>
      <w:r w:rsidR="00902C3A" w:rsidRPr="00902C3A">
        <w:rPr>
          <w:sz w:val="24"/>
          <w:szCs w:val="24"/>
        </w:rPr>
        <w:br/>
      </w:r>
    </w:p>
    <w:p w14:paraId="63752944" w14:textId="77777777" w:rsidR="00505153" w:rsidRDefault="00505153">
      <w:pPr>
        <w:spacing w:after="160" w:line="259" w:lineRule="auto"/>
        <w:ind w:left="0" w:firstLine="0"/>
        <w:jc w:val="left"/>
        <w:rPr>
          <w:sz w:val="24"/>
          <w:szCs w:val="24"/>
        </w:rPr>
      </w:pPr>
      <w:r>
        <w:rPr>
          <w:sz w:val="24"/>
          <w:szCs w:val="24"/>
        </w:rPr>
        <w:br w:type="page"/>
      </w:r>
    </w:p>
    <w:p w14:paraId="00F6EBD1" w14:textId="61E392FE" w:rsidR="00565416" w:rsidRDefault="00505153" w:rsidP="00355ABD">
      <w:pPr>
        <w:jc w:val="left"/>
        <w:rPr>
          <w:sz w:val="24"/>
          <w:szCs w:val="24"/>
        </w:rPr>
      </w:pPr>
      <w:r>
        <w:rPr>
          <w:sz w:val="24"/>
          <w:szCs w:val="24"/>
        </w:rPr>
        <w:lastRenderedPageBreak/>
        <w:t xml:space="preserve">Índice posible </w:t>
      </w:r>
      <w:proofErr w:type="spellStart"/>
      <w:r>
        <w:rPr>
          <w:sz w:val="24"/>
          <w:szCs w:val="24"/>
        </w:rPr>
        <w:t>articulo</w:t>
      </w:r>
      <w:proofErr w:type="spellEnd"/>
      <w:r>
        <w:rPr>
          <w:sz w:val="24"/>
          <w:szCs w:val="24"/>
        </w:rPr>
        <w:br/>
      </w:r>
      <w:r>
        <w:rPr>
          <w:sz w:val="24"/>
          <w:szCs w:val="24"/>
        </w:rPr>
        <w:br/>
        <w:t xml:space="preserve">1. </w:t>
      </w:r>
      <w:proofErr w:type="spellStart"/>
      <w:r>
        <w:rPr>
          <w:sz w:val="24"/>
          <w:szCs w:val="24"/>
        </w:rPr>
        <w:t>Abstract</w:t>
      </w:r>
      <w:proofErr w:type="spellEnd"/>
    </w:p>
    <w:p w14:paraId="4D139BB1" w14:textId="369D0D05" w:rsidR="00BC16F6" w:rsidRDefault="00BC16F6" w:rsidP="00355ABD">
      <w:pPr>
        <w:jc w:val="left"/>
        <w:rPr>
          <w:sz w:val="24"/>
          <w:szCs w:val="24"/>
        </w:rPr>
      </w:pPr>
      <w:r>
        <w:rPr>
          <w:sz w:val="24"/>
          <w:szCs w:val="24"/>
        </w:rPr>
        <w:t>2.introduccion</w:t>
      </w:r>
    </w:p>
    <w:p w14:paraId="7B334302" w14:textId="6F07D627" w:rsidR="00BC16F6" w:rsidRDefault="00E85FC4" w:rsidP="00355ABD">
      <w:pPr>
        <w:jc w:val="left"/>
        <w:rPr>
          <w:sz w:val="24"/>
          <w:szCs w:val="24"/>
        </w:rPr>
      </w:pPr>
      <w:r>
        <w:rPr>
          <w:sz w:val="24"/>
          <w:szCs w:val="24"/>
        </w:rPr>
        <w:t>3. investigaciones de otros</w:t>
      </w:r>
    </w:p>
    <w:p w14:paraId="58C49EC0" w14:textId="39DC659D" w:rsidR="007D110C" w:rsidRDefault="00E85FC4" w:rsidP="00355ABD">
      <w:pPr>
        <w:jc w:val="left"/>
        <w:rPr>
          <w:sz w:val="24"/>
          <w:szCs w:val="24"/>
        </w:rPr>
      </w:pPr>
      <w:r>
        <w:rPr>
          <w:sz w:val="24"/>
          <w:szCs w:val="24"/>
        </w:rPr>
        <w:t xml:space="preserve">4. metodología. </w:t>
      </w:r>
      <w:r>
        <w:rPr>
          <w:sz w:val="24"/>
          <w:szCs w:val="24"/>
        </w:rPr>
        <w:br/>
      </w:r>
      <w:r w:rsidR="0092160C">
        <w:rPr>
          <w:sz w:val="24"/>
          <w:szCs w:val="24"/>
        </w:rPr>
        <w:t>6. Resultados.</w:t>
      </w:r>
    </w:p>
    <w:p w14:paraId="5732FF11" w14:textId="77777777" w:rsidR="007D110C" w:rsidRDefault="007D110C">
      <w:pPr>
        <w:spacing w:after="160" w:line="259" w:lineRule="auto"/>
        <w:ind w:left="0" w:firstLine="0"/>
        <w:jc w:val="left"/>
        <w:rPr>
          <w:sz w:val="24"/>
          <w:szCs w:val="24"/>
        </w:rPr>
      </w:pPr>
      <w:r>
        <w:rPr>
          <w:sz w:val="24"/>
          <w:szCs w:val="24"/>
        </w:rPr>
        <w:br w:type="page"/>
      </w:r>
    </w:p>
    <w:p w14:paraId="1E5F5C42" w14:textId="77777777" w:rsidR="00154559" w:rsidRPr="00154559" w:rsidRDefault="00154559" w:rsidP="00154559">
      <w:pPr>
        <w:jc w:val="left"/>
        <w:rPr>
          <w:sz w:val="24"/>
          <w:szCs w:val="24"/>
        </w:rPr>
      </w:pPr>
      <w:proofErr w:type="spellStart"/>
      <w:r w:rsidRPr="00154559">
        <w:rPr>
          <w:b/>
          <w:bCs/>
          <w:sz w:val="24"/>
          <w:szCs w:val="24"/>
        </w:rPr>
        <w:lastRenderedPageBreak/>
        <w:t>Abstract</w:t>
      </w:r>
      <w:proofErr w:type="spellEnd"/>
      <w:r w:rsidRPr="00154559">
        <w:rPr>
          <w:b/>
          <w:bCs/>
          <w:sz w:val="24"/>
          <w:szCs w:val="24"/>
        </w:rPr>
        <w:t>:</w:t>
      </w:r>
      <w:r w:rsidRPr="00154559">
        <w:rPr>
          <w:sz w:val="24"/>
          <w:szCs w:val="24"/>
        </w:rPr>
        <w:t xml:space="preserve"> El presente estudio se centra en demostrar la veracidad de la Conjetura de Goldbach al evaluar su falsedad. Se examina el método de almacenamiento de primos, la técnica de inversión para obtener descomposiciones, y un algoritmo que opera con listas asimétricas mediante inversión y negación. Se aborda la imposibilidad de expresar una lista exhaustiva de primos con lenguaje formal, </w:t>
      </w:r>
      <w:r w:rsidRPr="00154559">
        <w:rPr>
          <w:color w:val="FF0000"/>
          <w:sz w:val="24"/>
          <w:szCs w:val="24"/>
        </w:rPr>
        <w:t>respaldado por fuentes relevantes</w:t>
      </w:r>
      <w:r w:rsidRPr="00154559">
        <w:rPr>
          <w:sz w:val="24"/>
          <w:szCs w:val="24"/>
        </w:rPr>
        <w:t>. Se expone la expresión formal del algoritmo, con una simplificación al eliminar algunos elementos de la segunda mitad. Se determina el momento en el que el algoritmo, a través de un análisis de conteo, podría demostrar la falsedad de la conjetura, y se analiza el error relativo y el mínimo fallo asociado al algoritmo.</w:t>
      </w:r>
    </w:p>
    <w:p w14:paraId="4B6305DA" w14:textId="77777777" w:rsidR="00154559" w:rsidRPr="00154559" w:rsidRDefault="00154559" w:rsidP="00154559">
      <w:pPr>
        <w:jc w:val="left"/>
        <w:rPr>
          <w:sz w:val="24"/>
          <w:szCs w:val="24"/>
        </w:rPr>
      </w:pPr>
      <w:r w:rsidRPr="00154559">
        <w:rPr>
          <w:b/>
          <w:bCs/>
          <w:sz w:val="24"/>
          <w:szCs w:val="24"/>
        </w:rPr>
        <w:t>Introducción:</w:t>
      </w:r>
    </w:p>
    <w:p w14:paraId="679196D5" w14:textId="77777777" w:rsidR="0043780F" w:rsidRPr="0043780F" w:rsidRDefault="0043780F" w:rsidP="0043780F">
      <w:pPr>
        <w:jc w:val="left"/>
        <w:rPr>
          <w:sz w:val="24"/>
          <w:szCs w:val="24"/>
        </w:rPr>
      </w:pPr>
      <w:r w:rsidRPr="0043780F">
        <w:rPr>
          <w:sz w:val="24"/>
          <w:szCs w:val="24"/>
        </w:rPr>
        <w:t>La Conjetura de Goldbach, formulada por el matemático prusiano Christian Goldbach en 1742, plantea que todo número par mayor que 2 puede expresarse como la suma de dos números primos. A lo largo de los siglos, esta conjetura ha desafiado a matemáticos y ha sido objeto de numerosas investigaciones y estudios en el campo de la teoría de números.</w:t>
      </w:r>
    </w:p>
    <w:p w14:paraId="57545E1E" w14:textId="77777777" w:rsidR="0043780F" w:rsidRPr="0043780F" w:rsidRDefault="0043780F" w:rsidP="0043780F">
      <w:pPr>
        <w:jc w:val="left"/>
        <w:rPr>
          <w:sz w:val="24"/>
          <w:szCs w:val="24"/>
        </w:rPr>
      </w:pPr>
      <w:r w:rsidRPr="0043780F">
        <w:rPr>
          <w:sz w:val="24"/>
          <w:szCs w:val="24"/>
        </w:rPr>
        <w:t>En este estudio, nos enfocamos en abordar la Conjetura de Goldbach desde una perspectiva analítica y computacional. Exploramos el método de almacenamiento de primos, la técnica de inversión para obtener descomposiciones, y un algoritmo específico diseñado para trabajar con listas asimétricas mediante inversión y negación. Estos elementos forman la base de nuestro enfoque para evaluar la veracidad de la conjetura al considerar su falsedad.</w:t>
      </w:r>
    </w:p>
    <w:p w14:paraId="5AAB7E96" w14:textId="77777777" w:rsidR="0043780F" w:rsidRPr="0043780F" w:rsidRDefault="0043780F" w:rsidP="0043780F">
      <w:pPr>
        <w:jc w:val="left"/>
        <w:rPr>
          <w:sz w:val="24"/>
          <w:szCs w:val="24"/>
        </w:rPr>
      </w:pPr>
      <w:r w:rsidRPr="0043780F">
        <w:rPr>
          <w:sz w:val="24"/>
          <w:szCs w:val="24"/>
        </w:rPr>
        <w:t>El análisis se fundamenta en la complejidad de expresar una lista exhaustiva de primos con lenguaje formal, lo cual plantea desafíos teóricos y computacionales significativos. Se citan fuentes relevantes que respaldan esta dificultad y se discute la implicación de esta limitación en el contexto de la Conjetura de Goldbach.</w:t>
      </w:r>
    </w:p>
    <w:p w14:paraId="00242A98" w14:textId="77777777" w:rsidR="0043780F" w:rsidRPr="0043780F" w:rsidRDefault="0043780F" w:rsidP="0043780F">
      <w:pPr>
        <w:jc w:val="left"/>
        <w:rPr>
          <w:sz w:val="24"/>
          <w:szCs w:val="24"/>
        </w:rPr>
      </w:pPr>
      <w:r w:rsidRPr="0043780F">
        <w:rPr>
          <w:sz w:val="24"/>
          <w:szCs w:val="24"/>
        </w:rPr>
        <w:t>Además, presentamos la expresión formal del algoritmo utilizado en nuestro estudio, destacando una simplificación específica que optimiza su funcionamiento al eliminar ciertos elementos de la segunda mitad. Esta optimización es crucial para el análisis detallado que realizamos para determinar el momento en el que el algoritmo, a través de un análisis de conteo, podría demostrar la falsedad de la conjetura.</w:t>
      </w:r>
    </w:p>
    <w:p w14:paraId="0682C47E" w14:textId="77777777" w:rsidR="0043780F" w:rsidRPr="0043780F" w:rsidRDefault="0043780F" w:rsidP="0043780F">
      <w:pPr>
        <w:jc w:val="left"/>
        <w:rPr>
          <w:sz w:val="24"/>
          <w:szCs w:val="24"/>
        </w:rPr>
      </w:pPr>
      <w:r w:rsidRPr="0043780F">
        <w:rPr>
          <w:sz w:val="24"/>
          <w:szCs w:val="24"/>
        </w:rPr>
        <w:t>Durante este proceso de análisis, también nos adentramos en el estudio del error relativo y el mínimo fallo asociado al algoritmo. Mediante ecuaciones y cálculos precisos, evaluamos la precisión y la eficacia del algoritmo en la búsqueda de posibles contradicciones a la Conjetura de Goldbach.</w:t>
      </w:r>
    </w:p>
    <w:p w14:paraId="61B8BCE3" w14:textId="77777777" w:rsidR="0043780F" w:rsidRPr="0043780F" w:rsidRDefault="0043780F" w:rsidP="0043780F">
      <w:pPr>
        <w:jc w:val="left"/>
        <w:rPr>
          <w:sz w:val="24"/>
          <w:szCs w:val="24"/>
        </w:rPr>
      </w:pPr>
      <w:r w:rsidRPr="0043780F">
        <w:rPr>
          <w:sz w:val="24"/>
          <w:szCs w:val="24"/>
        </w:rPr>
        <w:t>En resumen, este estudio combina elementos teóricos y computacionales para explorar en profundidad la Conjetura de Goldbach y su posible veracidad o falsedad. A través de un enfoque detallado y riguroso, buscamos aportar nuevas perspectivas y contribuciones al campo de la teoría de números y la conjetura en cuestión.</w:t>
      </w:r>
    </w:p>
    <w:p w14:paraId="1DED884E" w14:textId="6BA6FD71" w:rsidR="009A2534" w:rsidRDefault="009A2534" w:rsidP="009A2534">
      <w:pPr>
        <w:rPr>
          <w:sz w:val="24"/>
          <w:szCs w:val="24"/>
        </w:rPr>
      </w:pPr>
      <w:r w:rsidRPr="009A2534">
        <w:rPr>
          <w:b/>
          <w:bCs/>
          <w:sz w:val="24"/>
          <w:szCs w:val="24"/>
        </w:rPr>
        <w:t>Metodología:</w:t>
      </w:r>
      <w:r>
        <w:rPr>
          <w:b/>
          <w:bCs/>
          <w:sz w:val="24"/>
          <w:szCs w:val="24"/>
        </w:rPr>
        <w:br/>
      </w:r>
      <w:r>
        <w:rPr>
          <w:sz w:val="24"/>
          <w:szCs w:val="24"/>
        </w:rPr>
        <w:t xml:space="preserve">Para almacenar números, usamos una </w:t>
      </w:r>
      <w:r w:rsidR="004E321B">
        <w:rPr>
          <w:sz w:val="24"/>
          <w:szCs w:val="24"/>
        </w:rPr>
        <w:t xml:space="preserve">estructura </w:t>
      </w:r>
      <w:r w:rsidR="00BA209E">
        <w:rPr>
          <w:sz w:val="24"/>
          <w:szCs w:val="24"/>
        </w:rPr>
        <w:t>lineal</w:t>
      </w:r>
      <w:r w:rsidR="004E321B">
        <w:rPr>
          <w:sz w:val="24"/>
          <w:szCs w:val="24"/>
        </w:rPr>
        <w:t xml:space="preserve"> de booleanos. La posición corresponde al </w:t>
      </w:r>
      <w:r w:rsidR="00BA209E">
        <w:rPr>
          <w:sz w:val="24"/>
          <w:szCs w:val="24"/>
        </w:rPr>
        <w:t>número</w:t>
      </w:r>
      <w:r w:rsidR="004E321B">
        <w:rPr>
          <w:sz w:val="24"/>
          <w:szCs w:val="24"/>
        </w:rPr>
        <w:t xml:space="preserve"> natural al que representa y </w:t>
      </w:r>
      <w:r w:rsidR="00D24F66">
        <w:rPr>
          <w:sz w:val="24"/>
          <w:szCs w:val="24"/>
        </w:rPr>
        <w:t xml:space="preserve">el valor “0” o “1” indica si el </w:t>
      </w:r>
      <w:proofErr w:type="spellStart"/>
      <w:r w:rsidR="00D24F66">
        <w:rPr>
          <w:sz w:val="24"/>
          <w:szCs w:val="24"/>
        </w:rPr>
        <w:t>numero</w:t>
      </w:r>
      <w:proofErr w:type="spellEnd"/>
      <w:r w:rsidR="00D24F66">
        <w:rPr>
          <w:sz w:val="24"/>
          <w:szCs w:val="24"/>
        </w:rPr>
        <w:t xml:space="preserve"> es un número primo. </w:t>
      </w:r>
    </w:p>
    <w:p w14:paraId="7ACA9508" w14:textId="38773632" w:rsidR="00D24F66" w:rsidRPr="00D24F66" w:rsidRDefault="00D24F66" w:rsidP="00BA209E">
      <w:pPr>
        <w:rPr>
          <w:sz w:val="24"/>
          <w:szCs w:val="24"/>
        </w:rPr>
      </w:pPr>
      <w:r>
        <w:rPr>
          <w:sz w:val="24"/>
          <w:szCs w:val="24"/>
        </w:rPr>
        <w:lastRenderedPageBreak/>
        <w:t xml:space="preserve">Ejemplo del 0 al 4 </w:t>
      </w:r>
      <w:r w:rsidR="00BA209E">
        <w:rPr>
          <w:sz w:val="24"/>
          <w:szCs w:val="24"/>
        </w:rPr>
        <w:tab/>
      </w:r>
      <w:r w:rsidR="00BA209E">
        <w:rPr>
          <w:sz w:val="24"/>
          <w:szCs w:val="24"/>
        </w:rPr>
        <w:tab/>
      </w:r>
      <w:r>
        <w:rPr>
          <w:sz w:val="24"/>
          <w:szCs w:val="24"/>
        </w:rPr>
        <w:t>00110</w:t>
      </w:r>
      <w:r w:rsidR="00BA209E">
        <w:rPr>
          <w:sz w:val="24"/>
          <w:szCs w:val="24"/>
        </w:rPr>
        <w:br/>
        <w:t>Ejemplo del 0 al 15</w:t>
      </w:r>
      <w:r w:rsidR="00BA209E">
        <w:rPr>
          <w:sz w:val="24"/>
          <w:szCs w:val="24"/>
        </w:rPr>
        <w:tab/>
      </w:r>
      <w:r w:rsidR="00BA209E">
        <w:rPr>
          <w:sz w:val="24"/>
          <w:szCs w:val="24"/>
        </w:rPr>
        <w:tab/>
        <w:t>0011010100010100</w:t>
      </w:r>
    </w:p>
    <w:p w14:paraId="127E444F" w14:textId="77777777" w:rsidR="009D0AA3" w:rsidRDefault="00BA209E" w:rsidP="00BA209E">
      <w:pPr>
        <w:jc w:val="left"/>
        <w:rPr>
          <w:sz w:val="24"/>
          <w:szCs w:val="24"/>
        </w:rPr>
      </w:pPr>
      <w:r>
        <w:rPr>
          <w:sz w:val="24"/>
          <w:szCs w:val="24"/>
        </w:rPr>
        <w:t>Con estas listas, invirtiendo las posiciones, primero por último</w:t>
      </w:r>
      <w:r w:rsidR="00EF1EDC">
        <w:rPr>
          <w:sz w:val="24"/>
          <w:szCs w:val="24"/>
        </w:rPr>
        <w:t xml:space="preserve"> y viceversa, segundo por penúltimo y así hasta el del medio por el mismo</w:t>
      </w:r>
      <w:r w:rsidR="00E24417">
        <w:rPr>
          <w:sz w:val="24"/>
          <w:szCs w:val="24"/>
        </w:rPr>
        <w:t>, y comparando la lista resultante con la original podemos encontrar descomposiciones de Goldbach.</w:t>
      </w:r>
      <w:r w:rsidR="00E24417">
        <w:rPr>
          <w:sz w:val="24"/>
          <w:szCs w:val="24"/>
        </w:rPr>
        <w:br/>
        <w:t>Este no es el método más eficiente, pero es el que usamos en este estudio.</w:t>
      </w:r>
      <w:r w:rsidR="00E24417">
        <w:rPr>
          <w:sz w:val="24"/>
          <w:szCs w:val="24"/>
        </w:rPr>
        <w:br/>
        <w:t xml:space="preserve">La primera lista, contiene información sobre si un </w:t>
      </w:r>
      <w:r w:rsidR="00AD3E33">
        <w:rPr>
          <w:sz w:val="24"/>
          <w:szCs w:val="24"/>
        </w:rPr>
        <w:t>número</w:t>
      </w:r>
      <w:r w:rsidR="00E24417">
        <w:rPr>
          <w:sz w:val="24"/>
          <w:szCs w:val="24"/>
        </w:rPr>
        <w:t xml:space="preserve"> es primo, y la invertida información sobre si </w:t>
      </w:r>
      <w:r w:rsidR="00AD3E33">
        <w:rPr>
          <w:sz w:val="24"/>
          <w:szCs w:val="24"/>
        </w:rPr>
        <w:t>la posición de tamaño menos los primos, al comparar estas dos listas podemos saber cuándo es un numero de forma limite menos primo y primo a la vez lo cual nos proporciona información sobre las descomposiciones de Goldbach</w:t>
      </w:r>
      <w:r w:rsidR="009370BA">
        <w:rPr>
          <w:sz w:val="24"/>
          <w:szCs w:val="24"/>
        </w:rPr>
        <w:br/>
      </w:r>
      <w:r w:rsidR="00A65712">
        <w:rPr>
          <w:color w:val="auto"/>
          <w:sz w:val="24"/>
          <w:szCs w:val="24"/>
        </w:rPr>
        <w:t>para 4</w:t>
      </w:r>
      <w:r w:rsidR="009370BA" w:rsidRPr="00A65712">
        <w:rPr>
          <w:color w:val="auto"/>
          <w:sz w:val="24"/>
          <w:szCs w:val="24"/>
        </w:rPr>
        <w:br/>
        <w:t>00</w:t>
      </w:r>
      <w:r w:rsidR="009370BA" w:rsidRPr="00A65712">
        <w:rPr>
          <w:color w:val="auto"/>
          <w:sz w:val="24"/>
          <w:szCs w:val="24"/>
          <w:u w:val="single"/>
        </w:rPr>
        <w:t>1</w:t>
      </w:r>
      <w:r w:rsidR="009370BA" w:rsidRPr="00A65712">
        <w:rPr>
          <w:color w:val="auto"/>
          <w:sz w:val="24"/>
          <w:szCs w:val="24"/>
        </w:rPr>
        <w:t>10</w:t>
      </w:r>
      <w:r w:rsidR="009370BA" w:rsidRPr="00A65712">
        <w:rPr>
          <w:color w:val="auto"/>
          <w:sz w:val="24"/>
          <w:szCs w:val="24"/>
        </w:rPr>
        <w:br/>
      </w:r>
      <w:r w:rsidR="00CC44FB" w:rsidRPr="00A65712">
        <w:rPr>
          <w:color w:val="auto"/>
          <w:sz w:val="24"/>
          <w:szCs w:val="24"/>
        </w:rPr>
        <w:t>10</w:t>
      </w:r>
      <w:r w:rsidR="00CC44FB" w:rsidRPr="00A65712">
        <w:rPr>
          <w:color w:val="auto"/>
          <w:sz w:val="24"/>
          <w:szCs w:val="24"/>
          <w:u w:val="single"/>
        </w:rPr>
        <w:t>0</w:t>
      </w:r>
      <w:r w:rsidR="00CC44FB" w:rsidRPr="00A65712">
        <w:rPr>
          <w:color w:val="auto"/>
          <w:sz w:val="24"/>
          <w:szCs w:val="24"/>
        </w:rPr>
        <w:t>11</w:t>
      </w:r>
      <w:r w:rsidR="00CC44FB">
        <w:rPr>
          <w:sz w:val="24"/>
          <w:szCs w:val="24"/>
        </w:rPr>
        <w:br/>
      </w:r>
      <w:r w:rsidR="00A65712">
        <w:rPr>
          <w:sz w:val="24"/>
          <w:szCs w:val="24"/>
        </w:rPr>
        <w:t>para 15</w:t>
      </w:r>
      <w:r w:rsidR="00CC44FB">
        <w:rPr>
          <w:sz w:val="24"/>
          <w:szCs w:val="24"/>
        </w:rPr>
        <w:br/>
        <w:t>00</w:t>
      </w:r>
      <w:r w:rsidR="00CC44FB" w:rsidRPr="00A65712">
        <w:rPr>
          <w:sz w:val="24"/>
          <w:szCs w:val="24"/>
        </w:rPr>
        <w:t>1</w:t>
      </w:r>
      <w:r w:rsidR="00CC44FB" w:rsidRPr="00A65712">
        <w:rPr>
          <w:sz w:val="24"/>
          <w:szCs w:val="24"/>
          <w:u w:val="single"/>
        </w:rPr>
        <w:t>1</w:t>
      </w:r>
      <w:r w:rsidR="00CC44FB">
        <w:rPr>
          <w:sz w:val="24"/>
          <w:szCs w:val="24"/>
        </w:rPr>
        <w:t>0</w:t>
      </w:r>
      <w:r w:rsidR="00CC44FB" w:rsidRPr="00A65712">
        <w:rPr>
          <w:sz w:val="24"/>
          <w:szCs w:val="24"/>
          <w:u w:val="single"/>
        </w:rPr>
        <w:t>1</w:t>
      </w:r>
      <w:r w:rsidR="00CC44FB">
        <w:rPr>
          <w:sz w:val="24"/>
          <w:szCs w:val="24"/>
        </w:rPr>
        <w:t>01000</w:t>
      </w:r>
      <w:r w:rsidR="00CC44FB" w:rsidRPr="00A65712">
        <w:rPr>
          <w:sz w:val="24"/>
          <w:szCs w:val="24"/>
          <w:u w:val="single"/>
        </w:rPr>
        <w:t>1</w:t>
      </w:r>
      <w:r w:rsidR="00CC44FB">
        <w:rPr>
          <w:sz w:val="24"/>
          <w:szCs w:val="24"/>
        </w:rPr>
        <w:t>0</w:t>
      </w:r>
      <w:r w:rsidR="00CC44FB" w:rsidRPr="00A65712">
        <w:rPr>
          <w:sz w:val="24"/>
          <w:szCs w:val="24"/>
          <w:u w:val="single"/>
        </w:rPr>
        <w:t>1</w:t>
      </w:r>
      <w:r w:rsidR="00CC44FB">
        <w:rPr>
          <w:sz w:val="24"/>
          <w:szCs w:val="24"/>
        </w:rPr>
        <w:t>00</w:t>
      </w:r>
      <w:r w:rsidR="00A65712">
        <w:rPr>
          <w:sz w:val="24"/>
          <w:szCs w:val="24"/>
        </w:rPr>
        <w:t>0</w:t>
      </w:r>
      <w:r w:rsidR="00CC44FB">
        <w:rPr>
          <w:sz w:val="24"/>
          <w:szCs w:val="24"/>
        </w:rPr>
        <w:br/>
      </w:r>
      <w:r w:rsidR="00A65712">
        <w:rPr>
          <w:sz w:val="24"/>
          <w:szCs w:val="24"/>
        </w:rPr>
        <w:t>1</w:t>
      </w:r>
      <w:r w:rsidR="00CC44FB">
        <w:rPr>
          <w:sz w:val="24"/>
          <w:szCs w:val="24"/>
        </w:rPr>
        <w:t>11</w:t>
      </w:r>
      <w:r w:rsidR="00CC44FB" w:rsidRPr="008B4BFC">
        <w:rPr>
          <w:sz w:val="24"/>
          <w:szCs w:val="24"/>
          <w:u w:val="single"/>
        </w:rPr>
        <w:t>0</w:t>
      </w:r>
      <w:r w:rsidR="00CC44FB">
        <w:rPr>
          <w:sz w:val="24"/>
          <w:szCs w:val="24"/>
        </w:rPr>
        <w:t>1</w:t>
      </w:r>
      <w:r w:rsidR="00CC44FB" w:rsidRPr="00A65712">
        <w:rPr>
          <w:sz w:val="24"/>
          <w:szCs w:val="24"/>
          <w:u w:val="single"/>
        </w:rPr>
        <w:t>0</w:t>
      </w:r>
      <w:r w:rsidR="00CC44FB">
        <w:rPr>
          <w:sz w:val="24"/>
          <w:szCs w:val="24"/>
        </w:rPr>
        <w:t>11101</w:t>
      </w:r>
      <w:r w:rsidR="00CC44FB" w:rsidRPr="00A65712">
        <w:rPr>
          <w:sz w:val="24"/>
          <w:szCs w:val="24"/>
          <w:u w:val="single"/>
        </w:rPr>
        <w:t>0</w:t>
      </w:r>
      <w:r w:rsidR="00CC44FB">
        <w:rPr>
          <w:sz w:val="24"/>
          <w:szCs w:val="24"/>
        </w:rPr>
        <w:t>1</w:t>
      </w:r>
      <w:r w:rsidR="00CC44FB" w:rsidRPr="00A65712">
        <w:rPr>
          <w:sz w:val="24"/>
          <w:szCs w:val="24"/>
          <w:u w:val="single"/>
        </w:rPr>
        <w:t>0</w:t>
      </w:r>
      <w:r w:rsidR="00CC44FB" w:rsidRPr="00A65712">
        <w:rPr>
          <w:sz w:val="24"/>
          <w:szCs w:val="24"/>
        </w:rPr>
        <w:t>0</w:t>
      </w:r>
      <w:r w:rsidR="00CC44FB">
        <w:rPr>
          <w:sz w:val="24"/>
          <w:szCs w:val="24"/>
        </w:rPr>
        <w:t>11</w:t>
      </w:r>
      <w:r w:rsidR="00515B15">
        <w:rPr>
          <w:sz w:val="24"/>
          <w:szCs w:val="24"/>
        </w:rPr>
        <w:br/>
        <w:t>A partir de este método generamos un algoritmo.</w:t>
      </w:r>
      <w:r w:rsidR="00515B15">
        <w:rPr>
          <w:sz w:val="24"/>
          <w:szCs w:val="24"/>
        </w:rPr>
        <w:br/>
        <w:t>copia entrada[] en salida[]</w:t>
      </w:r>
      <w:r w:rsidR="00515B15">
        <w:rPr>
          <w:sz w:val="24"/>
          <w:szCs w:val="24"/>
        </w:rPr>
        <w:br/>
        <w:t>salida[n+1]=0</w:t>
      </w:r>
      <w:r w:rsidR="00515B15">
        <w:rPr>
          <w:sz w:val="24"/>
          <w:szCs w:val="24"/>
        </w:rPr>
        <w:br/>
        <w:t>desde ( i en n){</w:t>
      </w:r>
      <w:r w:rsidR="00515B15">
        <w:rPr>
          <w:sz w:val="24"/>
          <w:szCs w:val="24"/>
        </w:rPr>
        <w:br/>
      </w:r>
      <w:r w:rsidR="00515B15">
        <w:rPr>
          <w:sz w:val="24"/>
          <w:szCs w:val="24"/>
        </w:rPr>
        <w:tab/>
        <w:t>salida[n+2+i]=NOT entrada[n-i]</w:t>
      </w:r>
      <w:r w:rsidR="00515B15">
        <w:rPr>
          <w:sz w:val="24"/>
          <w:szCs w:val="24"/>
        </w:rPr>
        <w:br/>
        <w:t>}</w:t>
      </w:r>
      <w:r w:rsidR="00515B15">
        <w:rPr>
          <w:sz w:val="24"/>
          <w:szCs w:val="24"/>
        </w:rPr>
        <w:br/>
      </w:r>
      <w:r w:rsidR="00ED0AAB">
        <w:rPr>
          <w:sz w:val="24"/>
          <w:szCs w:val="24"/>
        </w:rPr>
        <w:t>Este algoritmo es capaz de generar todas las listas que afirman que no existen descomposiciones de Goldbach para ese número par</w:t>
      </w:r>
      <w:r w:rsidR="006A1FEB">
        <w:rPr>
          <w:sz w:val="24"/>
          <w:szCs w:val="24"/>
        </w:rPr>
        <w:t>. Pero solo logrará demostrar como falsa la conjetura</w:t>
      </w:r>
      <w:r w:rsidR="009D0AA3">
        <w:rPr>
          <w:sz w:val="24"/>
          <w:szCs w:val="24"/>
        </w:rPr>
        <w:t xml:space="preserve"> si contiene todos los primos marcados y no se deja ninguno.</w:t>
      </w:r>
    </w:p>
    <w:p w14:paraId="36E73E5E" w14:textId="77777777" w:rsidR="00DD6D77" w:rsidRDefault="00946347" w:rsidP="00BA209E">
      <w:pPr>
        <w:jc w:val="left"/>
        <w:rPr>
          <w:b/>
          <w:bCs/>
          <w:sz w:val="24"/>
          <w:szCs w:val="24"/>
        </w:rPr>
      </w:pPr>
      <w:r w:rsidRPr="00946347">
        <w:rPr>
          <w:noProof/>
        </w:rPr>
        <w:drawing>
          <wp:anchor distT="0" distB="0" distL="114300" distR="114300" simplePos="0" relativeHeight="251658242" behindDoc="0" locked="0" layoutInCell="1" allowOverlap="1" wp14:anchorId="0F0EAB11" wp14:editId="569F5E2B">
            <wp:simplePos x="0" y="0"/>
            <wp:positionH relativeFrom="column">
              <wp:posOffset>-1058545</wp:posOffset>
            </wp:positionH>
            <wp:positionV relativeFrom="paragraph">
              <wp:posOffset>1867535</wp:posOffset>
            </wp:positionV>
            <wp:extent cx="4565650" cy="217170"/>
            <wp:effectExtent l="0" t="0" r="0" b="0"/>
            <wp:wrapNone/>
            <wp:docPr id="324599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65650" cy="217170"/>
                    </a:xfrm>
                    <a:prstGeom prst="rect">
                      <a:avLst/>
                    </a:prstGeom>
                    <a:noFill/>
                    <a:ln>
                      <a:noFill/>
                    </a:ln>
                  </pic:spPr>
                </pic:pic>
              </a:graphicData>
            </a:graphic>
          </wp:anchor>
        </w:drawing>
      </w:r>
      <w:r w:rsidR="009D0AA3">
        <w:rPr>
          <w:sz w:val="24"/>
          <w:szCs w:val="24"/>
        </w:rPr>
        <w:t>Entrada del algoritmo.</w:t>
      </w:r>
      <w:r w:rsidR="009D0AA3">
        <w:rPr>
          <w:sz w:val="24"/>
          <w:szCs w:val="24"/>
        </w:rPr>
        <w:br/>
        <w:t>00110</w:t>
      </w:r>
      <w:r w:rsidR="009D0AA3">
        <w:rPr>
          <w:sz w:val="24"/>
          <w:szCs w:val="24"/>
        </w:rPr>
        <w:br/>
        <w:t xml:space="preserve">Salida del algoritmo </w:t>
      </w:r>
      <w:r w:rsidR="009D0AA3">
        <w:rPr>
          <w:sz w:val="24"/>
          <w:szCs w:val="24"/>
        </w:rPr>
        <w:br/>
      </w:r>
      <w:r w:rsidR="00536D16">
        <w:rPr>
          <w:sz w:val="24"/>
          <w:szCs w:val="24"/>
        </w:rPr>
        <w:t>0011000011</w:t>
      </w:r>
      <w:r w:rsidR="00536D16">
        <w:rPr>
          <w:sz w:val="24"/>
          <w:szCs w:val="24"/>
        </w:rPr>
        <w:br/>
        <w:t xml:space="preserve">que invertida y negada como </w:t>
      </w:r>
      <w:r w:rsidR="0077454F">
        <w:rPr>
          <w:sz w:val="24"/>
          <w:szCs w:val="24"/>
        </w:rPr>
        <w:t>en el ejemplo anterior.</w:t>
      </w:r>
      <w:r w:rsidR="0077454F">
        <w:rPr>
          <w:sz w:val="24"/>
          <w:szCs w:val="24"/>
        </w:rPr>
        <w:br/>
        <w:t>0011000011</w:t>
      </w:r>
      <w:r w:rsidR="0077454F">
        <w:rPr>
          <w:sz w:val="24"/>
          <w:szCs w:val="24"/>
        </w:rPr>
        <w:br/>
        <w:t>0011</w:t>
      </w:r>
      <w:r w:rsidR="00F3013A">
        <w:rPr>
          <w:sz w:val="24"/>
          <w:szCs w:val="24"/>
        </w:rPr>
        <w:t>110011</w:t>
      </w:r>
      <w:r w:rsidR="00F3013A">
        <w:rPr>
          <w:sz w:val="24"/>
          <w:szCs w:val="24"/>
        </w:rPr>
        <w:br/>
      </w:r>
      <w:r w:rsidR="00C120DB">
        <w:rPr>
          <w:sz w:val="24"/>
          <w:szCs w:val="24"/>
        </w:rPr>
        <w:t xml:space="preserve">En el campo de teoría de autómatas, </w:t>
      </w:r>
      <w:r w:rsidR="00EC15DE">
        <w:rPr>
          <w:sz w:val="24"/>
          <w:szCs w:val="24"/>
        </w:rPr>
        <w:t xml:space="preserve">dicen que no se puede representar exhaustivamente una lista de primos. </w:t>
      </w:r>
      <w:r>
        <w:rPr>
          <w:sz w:val="24"/>
          <w:szCs w:val="24"/>
        </w:rPr>
        <w:t>Pero puedo representar la salida del algoritmo.</w:t>
      </w:r>
      <w:r w:rsidR="0077454F">
        <w:rPr>
          <w:sz w:val="24"/>
          <w:szCs w:val="24"/>
        </w:rPr>
        <w:t xml:space="preserve"> </w:t>
      </w:r>
      <w:r w:rsidR="00515B15">
        <w:rPr>
          <w:sz w:val="24"/>
          <w:szCs w:val="24"/>
        </w:rPr>
        <w:br/>
      </w:r>
    </w:p>
    <w:p w14:paraId="7F97454E" w14:textId="77777777" w:rsidR="00DE4529" w:rsidRDefault="00DD6D77" w:rsidP="00DD6D77">
      <w:pPr>
        <w:ind w:left="0" w:firstLine="0"/>
        <w:jc w:val="left"/>
        <w:rPr>
          <w:ins w:id="30" w:author="Microsoft Word" w:date="2024-03-25T12:26:00Z"/>
          <w:sz w:val="24"/>
          <w:szCs w:val="24"/>
        </w:rPr>
      </w:pPr>
      <w:r>
        <w:rPr>
          <w:sz w:val="24"/>
          <w:szCs w:val="24"/>
        </w:rPr>
        <w:t>Pero esto podría no ser una lista exhaustiva de primos</w:t>
      </w:r>
      <w:r w:rsidR="00196547">
        <w:rPr>
          <w:sz w:val="24"/>
          <w:szCs w:val="24"/>
        </w:rPr>
        <w:t xml:space="preserve">. </w:t>
      </w:r>
      <w:r w:rsidR="00196547">
        <w:rPr>
          <w:sz w:val="24"/>
          <w:szCs w:val="24"/>
        </w:rPr>
        <w:br/>
        <w:t>Pasamos a evaluar el error relativo del algoritmo y su fallo mínimo obligado.</w:t>
      </w:r>
    </w:p>
    <w:p w14:paraId="0CF0FACD" w14:textId="0A6477F9" w:rsidR="00344071" w:rsidRPr="004F76D8" w:rsidRDefault="00000000" w:rsidP="00344071">
      <w:pPr>
        <w:jc w:val="left"/>
        <w:rPr>
          <w:sz w:val="24"/>
          <w:szCs w:val="24"/>
        </w:rPr>
      </w:pPr>
      <m:oMath>
        <m:f>
          <m:fPr>
            <m:ctrlPr>
              <w:rPr>
                <w:rFonts w:ascii="Cambria Math" w:hAnsi="Cambria Math"/>
                <w:sz w:val="24"/>
                <w:szCs w:val="24"/>
              </w:rPr>
            </m:ctrlPr>
          </m:fPr>
          <m:num>
            <m:r>
              <m:rPr>
                <m:sty m:val="p"/>
              </m:rPr>
              <w:rPr>
                <w:rFonts w:ascii="Cambria Math" w:hAnsi="Cambria Math"/>
                <w:sz w:val="24"/>
                <w:szCs w:val="24"/>
              </w:rPr>
              <m:t>2n</m:t>
            </m:r>
          </m:num>
          <m:den>
            <m:r>
              <m:rPr>
                <m:sty m:val="p"/>
              </m:rPr>
              <w:rPr>
                <w:rFonts w:ascii="Cambria Math" w:hAnsi="Cambria Math"/>
                <w:sz w:val="24"/>
                <w:szCs w:val="24"/>
              </w:rPr>
              <m:t>6*2</m:t>
            </m:r>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n</m:t>
            </m:r>
          </m:num>
          <m:den>
            <m:r>
              <m:rPr>
                <m:sty m:val="p"/>
              </m:rPr>
              <w:rPr>
                <w:rFonts w:ascii="Cambria Math" w:hAnsi="Cambria Math"/>
                <w:sz w:val="24"/>
                <w:szCs w:val="24"/>
              </w:rPr>
              <m:t>6</m:t>
            </m:r>
          </m:den>
        </m:f>
      </m:oMath>
      <w:r w:rsidR="00344071">
        <w:rPr>
          <w:sz w:val="24"/>
          <w:szCs w:val="24"/>
        </w:rPr>
        <w:tab/>
        <w:t xml:space="preserve">       </w:t>
      </w:r>
      <w:r w:rsidR="00E5217D">
        <w:rPr>
          <w:sz w:val="24"/>
          <w:szCs w:val="24"/>
        </w:rPr>
        <w:br/>
      </w:r>
      <w:r w:rsidR="00344071">
        <w:rPr>
          <w:sz w:val="24"/>
          <w:szCs w:val="24"/>
        </w:rPr>
        <w:t xml:space="preserve"> </w:t>
      </w:r>
      <m:oMath>
        <m:f>
          <m:fPr>
            <m:ctrlPr>
              <w:rPr>
                <w:rFonts w:ascii="Cambria Math" w:hAnsi="Cambria Math"/>
                <w:sz w:val="24"/>
                <w:szCs w:val="24"/>
              </w:rPr>
            </m:ctrlPr>
          </m:fPr>
          <m:num>
            <m:r>
              <m:rPr>
                <m:sty m:val="p"/>
              </m:rPr>
              <w:rPr>
                <w:rFonts w:ascii="Cambria Math" w:hAnsi="Cambria Math"/>
                <w:sz w:val="24"/>
                <w:szCs w:val="24"/>
              </w:rPr>
              <m:t>n</m:t>
            </m:r>
          </m:num>
          <m:den>
            <m:r>
              <m:rPr>
                <m:sty m:val="p"/>
              </m:rPr>
              <w:rPr>
                <w:rFonts w:ascii="Cambria Math" w:hAnsi="Cambria Math"/>
                <w:sz w:val="24"/>
                <w:szCs w:val="24"/>
              </w:rPr>
              <m:t>6</m:t>
            </m:r>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n</m:t>
            </m:r>
          </m:num>
          <m:den>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r>
                      <m:rPr>
                        <m:sty m:val="p"/>
                      </m:rPr>
                      <w:rPr>
                        <w:rFonts w:ascii="Cambria Math" w:hAnsi="Cambria Math"/>
                        <w:sz w:val="24"/>
                        <w:szCs w:val="24"/>
                      </w:rPr>
                      <m:t xml:space="preserve"> n</m:t>
                    </m:r>
                  </m:e>
                </m:d>
              </m:e>
            </m:func>
          </m:den>
        </m:f>
      </m:oMath>
    </w:p>
    <w:p w14:paraId="32AEDCDA" w14:textId="0939D810" w:rsidR="00344071" w:rsidRDefault="00000000" w:rsidP="00344071">
      <w:pPr>
        <w:ind w:left="0" w:firstLine="0"/>
        <w:jc w:val="left"/>
        <w:rPr>
          <w:sz w:val="24"/>
          <w:szCs w:val="24"/>
        </w:rPr>
      </w:pPr>
      <m:oMath>
        <m:f>
          <m:fPr>
            <m:ctrlPr>
              <w:rPr>
                <w:rFonts w:ascii="Cambria Math" w:hAnsi="Cambria Math"/>
                <w:sz w:val="24"/>
                <w:szCs w:val="24"/>
              </w:rPr>
            </m:ctrlPr>
          </m:fPr>
          <m:num>
            <m:r>
              <m:rPr>
                <m:sty m:val="p"/>
              </m:rPr>
              <w:rPr>
                <w:rFonts w:ascii="Cambria Math" w:hAnsi="Cambria Math"/>
                <w:sz w:val="24"/>
                <w:szCs w:val="24"/>
              </w:rPr>
              <m:t>n</m:t>
            </m:r>
          </m:num>
          <m:den>
            <m:r>
              <m:rPr>
                <m:sty m:val="p"/>
              </m:rPr>
              <w:rPr>
                <w:rFonts w:ascii="Cambria Math" w:hAnsi="Cambria Math"/>
                <w:sz w:val="24"/>
                <w:szCs w:val="24"/>
              </w:rPr>
              <m:t>6</m:t>
            </m:r>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n</m:t>
            </m:r>
          </m:num>
          <m:den>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r>
                      <m:rPr>
                        <m:sty m:val="p"/>
                      </m:rPr>
                      <w:rPr>
                        <w:rFonts w:ascii="Cambria Math" w:hAnsi="Cambria Math"/>
                        <w:sz w:val="24"/>
                        <w:szCs w:val="24"/>
                      </w:rPr>
                      <m:t xml:space="preserve"> n</m:t>
                    </m:r>
                  </m:e>
                </m:d>
              </m:e>
            </m:func>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2n</m:t>
            </m:r>
          </m:num>
          <m:den>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r>
                      <m:rPr>
                        <m:sty m:val="p"/>
                      </m:rPr>
                      <w:rPr>
                        <w:rFonts w:ascii="Cambria Math" w:hAnsi="Cambria Math"/>
                        <w:sz w:val="24"/>
                        <w:szCs w:val="24"/>
                      </w:rPr>
                      <m:t>2n</m:t>
                    </m:r>
                  </m:e>
                </m:d>
              </m:e>
            </m:func>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n</m:t>
            </m:r>
          </m:num>
          <m:den>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r>
                      <m:rPr>
                        <m:sty m:val="p"/>
                      </m:rPr>
                      <w:rPr>
                        <w:rFonts w:ascii="Cambria Math" w:hAnsi="Cambria Math"/>
                        <w:sz w:val="24"/>
                        <w:szCs w:val="24"/>
                      </w:rPr>
                      <m:t>n</m:t>
                    </m:r>
                  </m:e>
                </m:d>
              </m:e>
            </m:func>
          </m:den>
        </m:f>
      </m:oMath>
      <w:r w:rsidR="00344071">
        <w:rPr>
          <w:sz w:val="24"/>
          <w:szCs w:val="24"/>
        </w:rPr>
        <w:t xml:space="preserve"> </w:t>
      </w:r>
    </w:p>
    <w:p w14:paraId="58C92C4D" w14:textId="53B161BF" w:rsidR="00344071" w:rsidRDefault="00000000" w:rsidP="00344071">
      <w:pPr>
        <w:jc w:val="left"/>
        <w:rPr>
          <w:sz w:val="24"/>
          <w:szCs w:val="24"/>
        </w:rPr>
      </w:pPr>
      <m:oMath>
        <m:f>
          <m:fPr>
            <m:ctrlPr>
              <w:rPr>
                <w:rFonts w:ascii="Cambria Math" w:hAnsi="Cambria Math"/>
                <w:sz w:val="24"/>
                <w:szCs w:val="24"/>
              </w:rPr>
            </m:ctrlPr>
          </m:fPr>
          <m:num>
            <m:r>
              <m:rPr>
                <m:sty m:val="p"/>
              </m:rPr>
              <w:rPr>
                <w:rFonts w:ascii="Cambria Math" w:hAnsi="Cambria Math"/>
                <w:sz w:val="24"/>
                <w:szCs w:val="24"/>
              </w:rPr>
              <m:t>n</m:t>
            </m:r>
          </m:num>
          <m:den>
            <m:r>
              <m:rPr>
                <m:sty m:val="p"/>
              </m:rPr>
              <w:rPr>
                <w:rFonts w:ascii="Cambria Math" w:hAnsi="Cambria Math"/>
                <w:sz w:val="24"/>
                <w:szCs w:val="24"/>
              </w:rPr>
              <m:t>6</m:t>
            </m:r>
          </m:den>
        </m:f>
        <m:r>
          <m:rPr>
            <m:sty m:val="p"/>
          </m:rPr>
          <w:rPr>
            <w:rFonts w:ascii="Cambria Math" w:hAnsi="Cambria Math"/>
            <w:sz w:val="24"/>
            <w:szCs w:val="24"/>
          </w:rPr>
          <m:t>&lt;=</m:t>
        </m:r>
        <m:f>
          <m:fPr>
            <m:ctrlPr>
              <w:rPr>
                <w:rFonts w:ascii="Cambria Math" w:hAnsi="Cambria Math"/>
                <w:sz w:val="24"/>
                <w:szCs w:val="24"/>
              </w:rPr>
            </m:ctrlPr>
          </m:fPr>
          <m:num>
            <m:r>
              <m:rPr>
                <m:sty m:val="p"/>
              </m:rPr>
              <w:rPr>
                <w:rFonts w:ascii="Cambria Math" w:hAnsi="Cambria Math"/>
                <w:sz w:val="24"/>
                <w:szCs w:val="24"/>
              </w:rPr>
              <m:t>2n</m:t>
            </m:r>
          </m:num>
          <m:den>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r>
                      <m:rPr>
                        <m:sty m:val="p"/>
                      </m:rPr>
                      <w:rPr>
                        <w:rFonts w:ascii="Cambria Math" w:hAnsi="Cambria Math"/>
                        <w:sz w:val="24"/>
                        <w:szCs w:val="24"/>
                      </w:rPr>
                      <m:t>2n</m:t>
                    </m:r>
                  </m:e>
                </m:d>
              </m:e>
            </m:func>
          </m:den>
        </m:f>
      </m:oMath>
      <w:r w:rsidR="00344071">
        <w:rPr>
          <w:sz w:val="24"/>
          <w:szCs w:val="24"/>
        </w:rPr>
        <w:t xml:space="preserve"> </w:t>
      </w:r>
      <w:r w:rsidR="00344071">
        <w:br/>
      </w:r>
      <m:oMath>
        <m:d>
          <m:dPr>
            <m:ctrlPr>
              <w:rPr>
                <w:rFonts w:ascii="Cambria Math" w:hAnsi="Cambria Math"/>
                <w:sz w:val="24"/>
                <w:szCs w:val="24"/>
              </w:rPr>
            </m:ctrlPr>
          </m:dPr>
          <m:e>
            <m:r>
              <m:rPr>
                <m:sty m:val="p"/>
              </m:rPr>
              <w:rPr>
                <w:rFonts w:ascii="Cambria Math" w:hAnsi="Cambria Math"/>
                <w:sz w:val="24"/>
                <w:szCs w:val="24"/>
              </w:rPr>
              <m:t xml:space="preserve"> </m:t>
            </m:r>
            <m:f>
              <m:fPr>
                <m:ctrlPr>
                  <w:rPr>
                    <w:rFonts w:ascii="Cambria Math" w:hAnsi="Cambria Math"/>
                    <w:sz w:val="24"/>
                    <w:szCs w:val="24"/>
                  </w:rPr>
                </m:ctrlPr>
              </m:fPr>
              <m:num>
                <m:r>
                  <m:rPr>
                    <m:sty m:val="p"/>
                  </m:rPr>
                  <w:rPr>
                    <w:rFonts w:ascii="Cambria Math" w:hAnsi="Cambria Math"/>
                    <w:sz w:val="24"/>
                    <w:szCs w:val="24"/>
                  </w:rPr>
                  <m:t>n</m:t>
                </m:r>
              </m:num>
              <m:den>
                <m:r>
                  <m:rPr>
                    <m:sty m:val="p"/>
                  </m:rPr>
                  <w:rPr>
                    <w:rFonts w:ascii="Cambria Math" w:hAnsi="Cambria Math"/>
                    <w:sz w:val="24"/>
                    <w:szCs w:val="24"/>
                  </w:rPr>
                  <m:t>6</m:t>
                </m:r>
              </m:den>
            </m:f>
            <m:r>
              <m:rPr>
                <m:sty m:val="p"/>
              </m:rPr>
              <w:rPr>
                <w:rFonts w:ascii="Cambria Math" w:hAnsi="Cambria Math"/>
                <w:sz w:val="24"/>
                <w:szCs w:val="24"/>
              </w:rPr>
              <m:t xml:space="preserve">   -   </m:t>
            </m:r>
            <m:f>
              <m:fPr>
                <m:ctrlPr>
                  <w:rPr>
                    <w:rFonts w:ascii="Cambria Math" w:hAnsi="Cambria Math"/>
                    <w:sz w:val="24"/>
                    <w:szCs w:val="24"/>
                  </w:rPr>
                </m:ctrlPr>
              </m:fPr>
              <m:num>
                <m:r>
                  <m:rPr>
                    <m:sty m:val="p"/>
                  </m:rPr>
                  <w:rPr>
                    <w:rFonts w:ascii="Cambria Math" w:hAnsi="Cambria Math"/>
                    <w:sz w:val="24"/>
                    <w:szCs w:val="24"/>
                  </w:rPr>
                  <m:t>2n</m:t>
                </m:r>
              </m:num>
              <m:den>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r>
                          <m:rPr>
                            <m:sty m:val="p"/>
                          </m:rPr>
                          <w:rPr>
                            <w:rFonts w:ascii="Cambria Math" w:hAnsi="Cambria Math"/>
                            <w:sz w:val="24"/>
                            <w:szCs w:val="24"/>
                          </w:rPr>
                          <m:t>2n</m:t>
                        </m:r>
                      </m:e>
                    </m:d>
                  </m:e>
                </m:func>
              </m:den>
            </m:f>
            <m:r>
              <m:rPr>
                <m:sty m:val="p"/>
              </m:rPr>
              <w:rPr>
                <w:rFonts w:ascii="Cambria Math" w:hAnsi="Cambria Math"/>
                <w:sz w:val="24"/>
                <w:szCs w:val="24"/>
              </w:rPr>
              <m:t xml:space="preserve"> </m:t>
            </m:r>
          </m:e>
        </m:d>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100</m:t>
            </m:r>
          </m:num>
          <m:den>
            <m:r>
              <m:rPr>
                <m:sty m:val="p"/>
              </m:rPr>
              <w:rPr>
                <w:rFonts w:ascii="Cambria Math" w:hAnsi="Cambria Math"/>
                <w:sz w:val="24"/>
                <w:szCs w:val="24"/>
              </w:rPr>
              <m:t xml:space="preserve"> </m:t>
            </m:r>
            <m:f>
              <m:fPr>
                <m:ctrlPr>
                  <w:rPr>
                    <w:rFonts w:ascii="Cambria Math" w:hAnsi="Cambria Math"/>
                    <w:sz w:val="24"/>
                    <w:szCs w:val="24"/>
                  </w:rPr>
                </m:ctrlPr>
              </m:fPr>
              <m:num>
                <m:r>
                  <m:rPr>
                    <m:sty m:val="p"/>
                  </m:rPr>
                  <w:rPr>
                    <w:rFonts w:ascii="Cambria Math" w:hAnsi="Cambria Math"/>
                    <w:sz w:val="24"/>
                    <w:szCs w:val="24"/>
                  </w:rPr>
                  <m:t>2n</m:t>
                </m:r>
              </m:num>
              <m:den>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r>
                          <m:rPr>
                            <m:sty m:val="p"/>
                          </m:rPr>
                          <w:rPr>
                            <w:rFonts w:ascii="Cambria Math" w:hAnsi="Cambria Math"/>
                            <w:sz w:val="24"/>
                            <w:szCs w:val="24"/>
                          </w:rPr>
                          <m:t>2n</m:t>
                        </m:r>
                      </m:e>
                    </m:d>
                  </m:e>
                </m:func>
              </m:den>
            </m:f>
            <m:r>
              <m:rPr>
                <m:sty m:val="p"/>
              </m:rPr>
              <w:rPr>
                <w:rFonts w:ascii="Cambria Math" w:hAnsi="Cambria Math"/>
                <w:sz w:val="24"/>
                <w:szCs w:val="24"/>
              </w:rPr>
              <m:t xml:space="preserve">   </m:t>
            </m:r>
          </m:den>
        </m:f>
      </m:oMath>
      <w:r w:rsidR="00344071">
        <w:rPr>
          <w:sz w:val="24"/>
          <w:szCs w:val="24"/>
        </w:rPr>
        <w:t xml:space="preserve"> </w:t>
      </w:r>
    </w:p>
    <w:p w14:paraId="77DDF10C" w14:textId="22E23BE1" w:rsidR="004967B6" w:rsidRPr="004967B6" w:rsidRDefault="00E05D76" w:rsidP="002C00EA">
      <w:pPr>
        <w:ind w:left="0" w:firstLine="0"/>
        <w:jc w:val="left"/>
        <w:rPr>
          <w:sz w:val="24"/>
          <w:szCs w:val="24"/>
        </w:rPr>
      </w:pPr>
      <w:r>
        <w:rPr>
          <w:sz w:val="24"/>
          <w:szCs w:val="24"/>
        </w:rPr>
        <w:lastRenderedPageBreak/>
        <w:t>Para ilustrar el fallo</w:t>
      </w:r>
      <w:r w:rsidR="00E5217D">
        <w:rPr>
          <w:sz w:val="24"/>
          <w:szCs w:val="24"/>
        </w:rPr>
        <w:t xml:space="preserve"> mínimo del algoritmo</w:t>
      </w:r>
      <w:r w:rsidR="00211F1B">
        <w:rPr>
          <w:sz w:val="24"/>
          <w:szCs w:val="24"/>
        </w:rPr>
        <w:t xml:space="preserve"> usare el siguiente punto de partida.</w:t>
      </w:r>
      <w:r w:rsidR="00E5217D">
        <w:rPr>
          <w:sz w:val="24"/>
          <w:szCs w:val="24"/>
        </w:rPr>
        <w:br/>
      </w:r>
      <w:r w:rsidR="002C6A78">
        <w:rPr>
          <w:sz w:val="24"/>
          <w:szCs w:val="24"/>
        </w:rPr>
        <w:t>Si la conjetura es falsa esto se cumple</w:t>
      </w:r>
      <w:r w:rsidR="005B6599">
        <w:rPr>
          <w:sz w:val="24"/>
          <w:szCs w:val="24"/>
        </w:rPr>
        <w:t xml:space="preserve"> para los números de forma </w:t>
      </w:r>
      <w:r w:rsidR="00D8449D">
        <w:rPr>
          <w:sz w:val="24"/>
          <w:szCs w:val="24"/>
        </w:rPr>
        <w:t>12</w:t>
      </w:r>
      <w:r w:rsidR="005B6599">
        <w:rPr>
          <w:sz w:val="24"/>
          <w:szCs w:val="24"/>
        </w:rPr>
        <w:t>K1</w:t>
      </w:r>
      <w:r w:rsidR="002C6A78">
        <w:rPr>
          <w:sz w:val="24"/>
          <w:szCs w:val="24"/>
        </w:rPr>
        <w:t>.</w:t>
      </w:r>
      <w:r w:rsidR="00E5217D">
        <w:rPr>
          <w:sz w:val="24"/>
          <w:szCs w:val="24"/>
        </w:rPr>
        <w:br/>
      </w:r>
      <w:r w:rsidR="00946CB9">
        <w:rPr>
          <w:sz w:val="24"/>
          <w:szCs w:val="24"/>
        </w:rPr>
        <w:br/>
      </w:r>
      <m:oMath>
        <m:r>
          <m:rPr>
            <m:sty m:val="p"/>
          </m:rPr>
          <w:rPr>
            <w:rFonts w:ascii="Cambria Math" w:hAnsi="Cambria Math"/>
            <w:sz w:val="24"/>
            <w:szCs w:val="24"/>
          </w:rPr>
          <m:t>12 K1 – (6 k2 +-1)=6k3 +-1</m:t>
        </m:r>
      </m:oMath>
      <w:r w:rsidR="00946CB9">
        <w:rPr>
          <w:sz w:val="24"/>
          <w:szCs w:val="24"/>
        </w:rPr>
        <w:t xml:space="preserve"> </w:t>
      </w:r>
    </w:p>
    <w:p w14:paraId="67B209CD" w14:textId="09D0818E" w:rsidR="004967B6" w:rsidRPr="004967B6" w:rsidRDefault="00946CB9" w:rsidP="004967B6">
      <w:pPr>
        <w:jc w:val="left"/>
        <w:rPr>
          <w:sz w:val="24"/>
          <w:szCs w:val="24"/>
        </w:rPr>
      </w:pPr>
      <m:oMath>
        <m:r>
          <w:rPr>
            <w:rFonts w:ascii="Cambria Math" w:hAnsi="Cambria Math"/>
            <w:sz w:val="24"/>
            <w:szCs w:val="24"/>
          </w:rPr>
          <m:t>(6 k2 +-1)</m:t>
        </m:r>
      </m:oMath>
      <w:r w:rsidR="00367A7B">
        <w:rPr>
          <w:sz w:val="24"/>
          <w:szCs w:val="24"/>
        </w:rPr>
        <w:t xml:space="preserve"> </w:t>
      </w:r>
      <w:r>
        <w:rPr>
          <w:sz w:val="24"/>
          <w:szCs w:val="24"/>
        </w:rPr>
        <w:t>es</w:t>
      </w:r>
      <w:r w:rsidR="004967B6" w:rsidRPr="004967B6">
        <w:rPr>
          <w:sz w:val="24"/>
          <w:szCs w:val="24"/>
        </w:rPr>
        <w:t xml:space="preserve"> no primo</w:t>
      </w:r>
    </w:p>
    <w:p w14:paraId="342EE746" w14:textId="5DD6F54F" w:rsidR="004967B6" w:rsidRPr="004967B6" w:rsidRDefault="00367A7B" w:rsidP="004967B6">
      <w:pPr>
        <w:jc w:val="left"/>
        <w:rPr>
          <w:sz w:val="24"/>
          <w:szCs w:val="24"/>
        </w:rPr>
      </w:pPr>
      <m:oMath>
        <m:r>
          <w:rPr>
            <w:rFonts w:ascii="Cambria Math" w:hAnsi="Cambria Math"/>
            <w:sz w:val="24"/>
            <w:szCs w:val="24"/>
          </w:rPr>
          <m:t>(6k3 +-1)</m:t>
        </m:r>
      </m:oMath>
      <w:r w:rsidR="004967B6" w:rsidRPr="004967B6">
        <w:rPr>
          <w:sz w:val="24"/>
          <w:szCs w:val="24"/>
        </w:rPr>
        <w:t xml:space="preserve">  p</w:t>
      </w:r>
      <w:r>
        <w:rPr>
          <w:sz w:val="24"/>
          <w:szCs w:val="24"/>
        </w:rPr>
        <w:t>odría</w:t>
      </w:r>
      <w:r w:rsidR="004967B6" w:rsidRPr="004967B6">
        <w:rPr>
          <w:sz w:val="24"/>
          <w:szCs w:val="24"/>
        </w:rPr>
        <w:t xml:space="preserve"> ser primo</w:t>
      </w:r>
    </w:p>
    <w:p w14:paraId="066B2E31" w14:textId="77777777" w:rsidR="004967B6" w:rsidRPr="004967B6" w:rsidRDefault="004967B6" w:rsidP="004967B6">
      <w:pPr>
        <w:jc w:val="left"/>
        <w:rPr>
          <w:sz w:val="24"/>
          <w:szCs w:val="24"/>
        </w:rPr>
      </w:pPr>
      <w:r w:rsidRPr="004967B6">
        <w:rPr>
          <w:sz w:val="24"/>
          <w:szCs w:val="24"/>
        </w:rPr>
        <w:t>Y nunca para algún 12 K1 dado,</w:t>
      </w:r>
    </w:p>
    <w:p w14:paraId="58D7C565" w14:textId="7BA193BA" w:rsidR="004967B6" w:rsidRPr="004967B6" w:rsidRDefault="004967B6" w:rsidP="004967B6">
      <w:pPr>
        <w:jc w:val="left"/>
        <w:rPr>
          <w:sz w:val="24"/>
          <w:szCs w:val="24"/>
        </w:rPr>
      </w:pPr>
      <w:r w:rsidRPr="004967B6">
        <w:rPr>
          <w:sz w:val="24"/>
          <w:szCs w:val="24"/>
        </w:rPr>
        <w:t xml:space="preserve">(6 k2 +-1) </w:t>
      </w:r>
      <w:r w:rsidR="00367A7B">
        <w:rPr>
          <w:sz w:val="24"/>
          <w:szCs w:val="24"/>
        </w:rPr>
        <w:t xml:space="preserve">es </w:t>
      </w:r>
      <w:r w:rsidRPr="004967B6">
        <w:rPr>
          <w:sz w:val="24"/>
          <w:szCs w:val="24"/>
        </w:rPr>
        <w:t>primo</w:t>
      </w:r>
    </w:p>
    <w:p w14:paraId="582AEFF5" w14:textId="764B7DBF" w:rsidR="004967B6" w:rsidRPr="004967B6" w:rsidRDefault="00367A7B" w:rsidP="004967B6">
      <w:pPr>
        <w:jc w:val="left"/>
        <w:rPr>
          <w:sz w:val="24"/>
          <w:szCs w:val="24"/>
        </w:rPr>
      </w:pPr>
      <w:r>
        <w:rPr>
          <w:sz w:val="24"/>
          <w:szCs w:val="24"/>
        </w:rPr>
        <w:t>(</w:t>
      </w:r>
      <w:r w:rsidR="004967B6" w:rsidRPr="004967B6">
        <w:rPr>
          <w:sz w:val="24"/>
          <w:szCs w:val="24"/>
        </w:rPr>
        <w:t>6k3 +-1</w:t>
      </w:r>
      <w:r>
        <w:rPr>
          <w:sz w:val="24"/>
          <w:szCs w:val="24"/>
        </w:rPr>
        <w:t>)</w:t>
      </w:r>
      <w:r w:rsidR="004967B6" w:rsidRPr="004967B6">
        <w:rPr>
          <w:sz w:val="24"/>
          <w:szCs w:val="24"/>
        </w:rPr>
        <w:t xml:space="preserve">  </w:t>
      </w:r>
      <w:r>
        <w:rPr>
          <w:sz w:val="24"/>
          <w:szCs w:val="24"/>
        </w:rPr>
        <w:t xml:space="preserve"> es </w:t>
      </w:r>
      <w:r w:rsidR="004967B6" w:rsidRPr="004967B6">
        <w:rPr>
          <w:sz w:val="24"/>
          <w:szCs w:val="24"/>
        </w:rPr>
        <w:t>primo.</w:t>
      </w:r>
      <w:r w:rsidR="002C6A78">
        <w:rPr>
          <w:sz w:val="24"/>
          <w:szCs w:val="24"/>
        </w:rPr>
        <w:br/>
      </w:r>
      <w:r w:rsidR="00603F5D">
        <w:rPr>
          <w:sz w:val="24"/>
          <w:szCs w:val="24"/>
        </w:rPr>
        <w:t xml:space="preserve">de la siguiente ecuación, </w:t>
      </w:r>
      <m:oMath>
        <m:r>
          <w:rPr>
            <w:rFonts w:ascii="Cambria Math" w:hAnsi="Cambria Math"/>
            <w:sz w:val="24"/>
            <w:szCs w:val="24"/>
          </w:rPr>
          <m:t>12 K1=(6 k3 +-1)+(6 k2 +-1)</m:t>
        </m:r>
      </m:oMath>
      <w:r>
        <w:rPr>
          <w:sz w:val="24"/>
          <w:szCs w:val="24"/>
        </w:rPr>
        <w:t xml:space="preserve"> </w:t>
      </w:r>
      <w:r w:rsidR="00603F5D">
        <w:rPr>
          <w:sz w:val="24"/>
          <w:szCs w:val="24"/>
        </w:rPr>
        <w:t>sacamos las variantes.</w:t>
      </w:r>
    </w:p>
    <w:p w14:paraId="12FBEA3C" w14:textId="1F1E47DC" w:rsidR="00603F5D" w:rsidRPr="00603F5D" w:rsidRDefault="00603F5D" w:rsidP="00603F5D">
      <w:pPr>
        <w:jc w:val="left"/>
        <w:rPr>
          <w:rFonts w:ascii="Cambria Math" w:hAnsi="Cambria Math"/>
          <w:sz w:val="24"/>
          <w:szCs w:val="24"/>
          <w:oMath/>
        </w:rPr>
      </w:pPr>
      <m:oMath>
        <m:r>
          <w:rPr>
            <w:rFonts w:ascii="Cambria Math" w:hAnsi="Cambria Math"/>
            <w:sz w:val="24"/>
            <w:szCs w:val="24"/>
          </w:rPr>
          <m:t>12 K1=(6 k3 +1)+(6 k2 +1)</m:t>
        </m:r>
      </m:oMath>
      <w:r>
        <w:rPr>
          <w:sz w:val="24"/>
          <w:szCs w:val="24"/>
        </w:rPr>
        <w:t xml:space="preserve"> </w:t>
      </w:r>
    </w:p>
    <w:p w14:paraId="6555AE7A" w14:textId="697741A5" w:rsidR="00603F5D" w:rsidRPr="00603F5D" w:rsidRDefault="00603F5D" w:rsidP="00603F5D">
      <w:pPr>
        <w:jc w:val="left"/>
        <w:rPr>
          <w:rFonts w:ascii="Cambria Math" w:hAnsi="Cambria Math"/>
          <w:sz w:val="24"/>
          <w:szCs w:val="24"/>
          <w:oMath/>
        </w:rPr>
      </w:pPr>
      <m:oMath>
        <m:r>
          <w:rPr>
            <w:rFonts w:ascii="Cambria Math" w:hAnsi="Cambria Math"/>
            <w:sz w:val="24"/>
            <w:szCs w:val="24"/>
          </w:rPr>
          <m:t>12 K1=(6 k3 -1)+(6 k2 +1)</m:t>
        </m:r>
      </m:oMath>
      <w:r>
        <w:rPr>
          <w:sz w:val="24"/>
          <w:szCs w:val="24"/>
        </w:rPr>
        <w:t xml:space="preserve"> </w:t>
      </w:r>
    </w:p>
    <w:p w14:paraId="23135E61" w14:textId="67B7927E" w:rsidR="00603F5D" w:rsidRPr="00603F5D" w:rsidRDefault="00603F5D" w:rsidP="00603F5D">
      <w:pPr>
        <w:jc w:val="left"/>
        <w:rPr>
          <w:rFonts w:ascii="Cambria Math" w:hAnsi="Cambria Math"/>
          <w:sz w:val="24"/>
          <w:szCs w:val="24"/>
          <w:oMath/>
        </w:rPr>
      </w:pPr>
      <m:oMath>
        <m:r>
          <w:rPr>
            <w:rFonts w:ascii="Cambria Math" w:hAnsi="Cambria Math"/>
            <w:sz w:val="24"/>
            <w:szCs w:val="24"/>
          </w:rPr>
          <m:t>12 K1=(6 k3 +1)+(6 k2 -1)</m:t>
        </m:r>
      </m:oMath>
      <w:r>
        <w:rPr>
          <w:sz w:val="24"/>
          <w:szCs w:val="24"/>
        </w:rPr>
        <w:t xml:space="preserve"> </w:t>
      </w:r>
    </w:p>
    <w:p w14:paraId="391883D5" w14:textId="087BE83C" w:rsidR="00603F5D" w:rsidRPr="00603F5D" w:rsidRDefault="00603F5D" w:rsidP="00603F5D">
      <w:pPr>
        <w:jc w:val="left"/>
        <w:rPr>
          <w:rFonts w:ascii="Cambria Math" w:hAnsi="Cambria Math"/>
          <w:sz w:val="24"/>
          <w:szCs w:val="24"/>
          <w:oMath/>
        </w:rPr>
      </w:pPr>
      <m:oMath>
        <m:r>
          <w:rPr>
            <w:rFonts w:ascii="Cambria Math" w:hAnsi="Cambria Math"/>
            <w:sz w:val="24"/>
            <w:szCs w:val="24"/>
          </w:rPr>
          <m:t>12 K1=(6 k3 -1)+(6 k2 -1)</m:t>
        </m:r>
      </m:oMath>
      <w:r>
        <w:rPr>
          <w:sz w:val="24"/>
          <w:szCs w:val="24"/>
        </w:rPr>
        <w:t xml:space="preserve"> </w:t>
      </w:r>
    </w:p>
    <w:p w14:paraId="0831A8E4" w14:textId="63021323" w:rsidR="007C1B36" w:rsidRPr="007C1B36" w:rsidRDefault="002C6A78" w:rsidP="007C1B36">
      <w:pPr>
        <w:jc w:val="left"/>
        <w:rPr>
          <w:color w:val="FF0000"/>
          <w:sz w:val="24"/>
          <w:szCs w:val="24"/>
        </w:rPr>
      </w:pPr>
      <w:r>
        <w:rPr>
          <w:sz w:val="24"/>
          <w:szCs w:val="24"/>
        </w:rPr>
        <w:t xml:space="preserve">Sabemos </w:t>
      </w:r>
      <w:r w:rsidR="007E52B1">
        <w:rPr>
          <w:sz w:val="24"/>
          <w:szCs w:val="24"/>
        </w:rPr>
        <w:t>cuáles</w:t>
      </w:r>
      <w:r>
        <w:rPr>
          <w:sz w:val="24"/>
          <w:szCs w:val="24"/>
        </w:rPr>
        <w:t xml:space="preserve"> son los no primos de forma 6k+-1 que siguen la secuencia</w:t>
      </w:r>
      <w:r w:rsidR="00D37F67">
        <w:rPr>
          <w:sz w:val="24"/>
          <w:szCs w:val="24"/>
        </w:rPr>
        <w:t>:</w:t>
      </w:r>
      <w:r>
        <w:rPr>
          <w:sz w:val="24"/>
          <w:szCs w:val="24"/>
        </w:rPr>
        <w:t xml:space="preserve"> para cada primo al cuadrado que es no primo, le vas sumando 2*primo y 4*primo que son </w:t>
      </w:r>
      <w:r w:rsidR="00D37F67">
        <w:rPr>
          <w:sz w:val="24"/>
          <w:szCs w:val="24"/>
        </w:rPr>
        <w:t xml:space="preserve">los </w:t>
      </w:r>
      <w:r>
        <w:rPr>
          <w:sz w:val="24"/>
          <w:szCs w:val="24"/>
        </w:rPr>
        <w:t>múltiplos de forma 6k+-1 de ese primo.</w:t>
      </w:r>
      <w:r w:rsidR="00D37F67">
        <w:rPr>
          <w:sz w:val="24"/>
          <w:szCs w:val="24"/>
        </w:rPr>
        <w:br/>
      </w:r>
      <w:r w:rsidR="00EF1EE3">
        <w:rPr>
          <w:sz w:val="24"/>
          <w:szCs w:val="24"/>
        </w:rPr>
        <w:t xml:space="preserve">usando esto como base para obtener valores de </w:t>
      </w:r>
      <w:r w:rsidR="007E52B1">
        <w:rPr>
          <w:sz w:val="24"/>
          <w:szCs w:val="24"/>
        </w:rPr>
        <w:t xml:space="preserve"> </w:t>
      </w:r>
      <m:oMath>
        <m:r>
          <w:rPr>
            <w:rFonts w:ascii="Cambria Math" w:hAnsi="Cambria Math"/>
            <w:sz w:val="24"/>
            <w:szCs w:val="24"/>
          </w:rPr>
          <m:t>(6 k2 +-1)</m:t>
        </m:r>
      </m:oMath>
      <w:r w:rsidR="00EF1EE3">
        <w:rPr>
          <w:sz w:val="24"/>
          <w:szCs w:val="24"/>
        </w:rPr>
        <w:t xml:space="preserve">  </w:t>
      </w:r>
      <w:r w:rsidR="007E52B1">
        <w:rPr>
          <w:sz w:val="24"/>
          <w:szCs w:val="24"/>
        </w:rPr>
        <w:t xml:space="preserve">podemos generar la secuencia de primos posibles de la conjetura. </w:t>
      </w:r>
      <w:r w:rsidR="007E52B1">
        <w:rPr>
          <w:sz w:val="24"/>
          <w:szCs w:val="24"/>
        </w:rPr>
        <w:br/>
      </w:r>
      <w:r w:rsidR="001E21E6">
        <w:rPr>
          <w:sz w:val="24"/>
          <w:szCs w:val="24"/>
        </w:rPr>
        <w:t xml:space="preserve">dado un </w:t>
      </w:r>
      <w:r w:rsidR="000E24AF">
        <w:rPr>
          <w:sz w:val="24"/>
          <w:szCs w:val="24"/>
        </w:rPr>
        <w:t>1</w:t>
      </w:r>
      <w:r w:rsidR="000E24AF" w:rsidRPr="004967B6">
        <w:rPr>
          <w:sz w:val="24"/>
          <w:szCs w:val="24"/>
        </w:rPr>
        <w:t>2 K1</w:t>
      </w:r>
      <w:r w:rsidR="000E24AF">
        <w:rPr>
          <w:sz w:val="24"/>
          <w:szCs w:val="24"/>
        </w:rPr>
        <w:t xml:space="preserve"> siendo K1 numero primo, en la secuencia </w:t>
      </w:r>
      <w:r w:rsidR="00D83AFA">
        <w:rPr>
          <w:sz w:val="24"/>
          <w:szCs w:val="24"/>
        </w:rPr>
        <w:t>de no</w:t>
      </w:r>
      <w:r w:rsidR="00A50C31">
        <w:rPr>
          <w:sz w:val="24"/>
          <w:szCs w:val="24"/>
        </w:rPr>
        <w:t xml:space="preserve"> </w:t>
      </w:r>
      <w:r w:rsidR="00D83AFA">
        <w:rPr>
          <w:sz w:val="24"/>
          <w:szCs w:val="24"/>
        </w:rPr>
        <w:t xml:space="preserve">primos, estará </w:t>
      </w:r>
      <w:r w:rsidR="00D83AFA">
        <w:rPr>
          <w:sz w:val="24"/>
          <w:szCs w:val="24"/>
        </w:rPr>
        <w:br/>
      </w:r>
      <m:oMath>
        <m:r>
          <w:rPr>
            <w:rFonts w:ascii="Cambria Math" w:hAnsi="Cambria Math"/>
            <w:sz w:val="24"/>
            <w:szCs w:val="24"/>
          </w:rPr>
          <m:t>K1*5,  K1*7, K1*11.</m:t>
        </m:r>
      </m:oMath>
      <w:r w:rsidR="00FA3D98">
        <w:rPr>
          <w:sz w:val="24"/>
          <w:szCs w:val="24"/>
        </w:rPr>
        <w:t xml:space="preserve"> </w:t>
      </w:r>
      <m:oMath>
        <m:r>
          <m:rPr>
            <m:sty m:val="p"/>
          </m:rPr>
          <w:rPr>
            <w:rFonts w:ascii="Cambria Math" w:hAnsi="Cambria Math"/>
            <w:sz w:val="24"/>
            <w:szCs w:val="24"/>
          </w:rPr>
          <w:br/>
        </m:r>
        <m:r>
          <w:rPr>
            <w:rFonts w:ascii="Cambria Math" w:hAnsi="Cambria Math"/>
            <w:sz w:val="24"/>
            <w:szCs w:val="24"/>
          </w:rPr>
          <m:t>12K1=(6 k3 +1)+5K1</m:t>
        </m:r>
      </m:oMath>
      <w:r w:rsidR="00FA3D98">
        <w:rPr>
          <w:sz w:val="24"/>
          <w:szCs w:val="24"/>
        </w:rPr>
        <w:t xml:space="preserve"> </w:t>
      </w:r>
      <m:oMath>
        <m:r>
          <m:rPr>
            <m:sty m:val="p"/>
          </m:rPr>
          <w:rPr>
            <w:rFonts w:ascii="Cambria Math" w:hAnsi="Cambria Math"/>
            <w:sz w:val="24"/>
            <w:szCs w:val="24"/>
          </w:rPr>
          <w:br/>
        </m:r>
        <m:r>
          <w:rPr>
            <w:rFonts w:ascii="Cambria Math" w:hAnsi="Cambria Math"/>
            <w:sz w:val="24"/>
            <w:szCs w:val="24"/>
          </w:rPr>
          <m:t>(6 K3 +1)=7K1</m:t>
        </m:r>
      </m:oMath>
      <w:r w:rsidR="00966C44">
        <w:rPr>
          <w:sz w:val="24"/>
          <w:szCs w:val="24"/>
        </w:rPr>
        <w:t xml:space="preserve"> </w:t>
      </w:r>
      <w:r w:rsidR="00966C44">
        <w:rPr>
          <w:sz w:val="24"/>
          <w:szCs w:val="24"/>
        </w:rPr>
        <w:br/>
        <w:t>Como podéis ver mínimo el algoritmo fallara 3 veces si</w:t>
      </w:r>
      <m:oMath>
        <m:r>
          <w:rPr>
            <w:rFonts w:ascii="Cambria Math" w:hAnsi="Cambria Math"/>
            <w:sz w:val="24"/>
            <w:szCs w:val="24"/>
          </w:rPr>
          <m:t xml:space="preserve"> K1</m:t>
        </m:r>
      </m:oMath>
      <w:r w:rsidR="00966C44">
        <w:rPr>
          <w:sz w:val="24"/>
          <w:szCs w:val="24"/>
        </w:rPr>
        <w:t xml:space="preserve"> es primo</w:t>
      </w:r>
      <w:r w:rsidR="00CF6113">
        <w:rPr>
          <w:sz w:val="24"/>
          <w:szCs w:val="24"/>
        </w:rPr>
        <w:t xml:space="preserve"> y 2n es de forma 12 K1</w:t>
      </w:r>
      <w:r w:rsidR="00114223">
        <w:rPr>
          <w:sz w:val="24"/>
          <w:szCs w:val="24"/>
        </w:rPr>
        <w:t xml:space="preserve"> y si no lo es fallara </w:t>
      </w:r>
      <w:r w:rsidR="00B26E75">
        <w:rPr>
          <w:sz w:val="24"/>
          <w:szCs w:val="24"/>
        </w:rPr>
        <w:t xml:space="preserve">como mínimo </w:t>
      </w:r>
      <w:r w:rsidR="00114223">
        <w:rPr>
          <w:sz w:val="24"/>
          <w:szCs w:val="24"/>
        </w:rPr>
        <w:t>tanto</w:t>
      </w:r>
      <w:r w:rsidR="00783751">
        <w:rPr>
          <w:sz w:val="24"/>
          <w:szCs w:val="24"/>
        </w:rPr>
        <w:t xml:space="preserve"> como</w:t>
      </w:r>
      <w:r w:rsidR="00114223">
        <w:rPr>
          <w:sz w:val="24"/>
          <w:szCs w:val="24"/>
        </w:rPr>
        <w:t xml:space="preserve"> múltiplos</w:t>
      </w:r>
      <w:r w:rsidR="008D750B">
        <w:rPr>
          <w:sz w:val="24"/>
          <w:szCs w:val="24"/>
        </w:rPr>
        <w:t xml:space="preserve"> de los factores primos de </w:t>
      </w:r>
      <w:r w:rsidR="00E813C1">
        <w:rPr>
          <w:sz w:val="24"/>
          <w:szCs w:val="24"/>
        </w:rPr>
        <w:t>par evaluado</w:t>
      </w:r>
      <w:r w:rsidR="00783751">
        <w:rPr>
          <w:sz w:val="24"/>
          <w:szCs w:val="24"/>
        </w:rPr>
        <w:t xml:space="preserve"> existan menores a </w:t>
      </w:r>
      <m:oMath>
        <m:r>
          <w:rPr>
            <w:rFonts w:ascii="Cambria Math" w:hAnsi="Cambria Math"/>
            <w:sz w:val="24"/>
            <w:szCs w:val="24"/>
          </w:rPr>
          <m:t>12 K1</m:t>
        </m:r>
      </m:oMath>
      <w:r w:rsidR="00F048DF">
        <w:rPr>
          <w:sz w:val="24"/>
          <w:szCs w:val="24"/>
        </w:rPr>
        <w:t>.</w:t>
      </w:r>
      <w:r w:rsidR="00F048DF">
        <w:rPr>
          <w:sz w:val="24"/>
          <w:szCs w:val="24"/>
        </w:rPr>
        <w:br/>
        <w:t>Si lo haces para 6K</w:t>
      </w:r>
      <w:r w:rsidR="00903446">
        <w:rPr>
          <w:sz w:val="24"/>
          <w:szCs w:val="24"/>
        </w:rPr>
        <w:t>1 siendo k1 primo</w:t>
      </w:r>
      <w:r w:rsidR="00F048DF">
        <w:rPr>
          <w:sz w:val="24"/>
          <w:szCs w:val="24"/>
        </w:rPr>
        <w:t xml:space="preserve"> solo pasa con 5 ya que el siguiente primo es superior a 6</w:t>
      </w:r>
      <w:r w:rsidR="00FA3D98">
        <w:rPr>
          <w:sz w:val="24"/>
          <w:szCs w:val="24"/>
        </w:rPr>
        <w:t xml:space="preserve"> y </w:t>
      </w:r>
      <w:r w:rsidR="00343DCD">
        <w:rPr>
          <w:sz w:val="24"/>
          <w:szCs w:val="24"/>
        </w:rPr>
        <w:t>6</w:t>
      </w:r>
      <m:oMath>
        <m:r>
          <w:rPr>
            <w:rFonts w:ascii="Cambria Math" w:hAnsi="Cambria Math"/>
            <w:sz w:val="24"/>
            <w:szCs w:val="24"/>
          </w:rPr>
          <m:t>K1=(6 k3 +1)+5K1</m:t>
        </m:r>
      </m:oMath>
      <w:r w:rsidR="00E93995">
        <w:rPr>
          <w:sz w:val="24"/>
          <w:szCs w:val="24"/>
        </w:rPr>
        <w:t xml:space="preserve"> no encuentras </w:t>
      </w:r>
      <w:r w:rsidR="00224EC8">
        <w:rPr>
          <w:sz w:val="24"/>
          <w:szCs w:val="24"/>
        </w:rPr>
        <w:t xml:space="preserve">contradicciones, ya que </w:t>
      </w:r>
      <m:oMath>
        <m:r>
          <w:rPr>
            <w:rFonts w:ascii="Cambria Math" w:hAnsi="Cambria Math"/>
            <w:sz w:val="24"/>
            <w:szCs w:val="24"/>
          </w:rPr>
          <m:t>(6 k3 +1)</m:t>
        </m:r>
      </m:oMath>
      <w:r w:rsidR="00224EC8">
        <w:rPr>
          <w:sz w:val="24"/>
          <w:szCs w:val="24"/>
        </w:rPr>
        <w:t xml:space="preserve"> no esta en la lista de no primos </w:t>
      </w:r>
      <w:r w:rsidR="00991F75">
        <w:rPr>
          <w:sz w:val="24"/>
          <w:szCs w:val="24"/>
        </w:rPr>
        <w:br/>
        <w:t xml:space="preserve">Si lo haces para un numero de forma </w:t>
      </w:r>
      <m:oMath>
        <m:r>
          <w:rPr>
            <w:rFonts w:ascii="Cambria Math" w:hAnsi="Cambria Math"/>
            <w:sz w:val="24"/>
            <w:szCs w:val="24"/>
          </w:rPr>
          <m:t>12k1+2 o 12k1+4</m:t>
        </m:r>
      </m:oMath>
      <w:r w:rsidR="007F2998">
        <w:rPr>
          <w:sz w:val="24"/>
          <w:szCs w:val="24"/>
        </w:rPr>
        <w:t xml:space="preserve"> pasara la mitad de veces</w:t>
      </w:r>
      <w:r w:rsidR="00DA08CC">
        <w:rPr>
          <w:sz w:val="24"/>
          <w:szCs w:val="24"/>
        </w:rPr>
        <w:t xml:space="preserve"> que en uno de forma </w:t>
      </w:r>
      <m:oMath>
        <m:r>
          <w:rPr>
            <w:rFonts w:ascii="Cambria Math" w:hAnsi="Cambria Math"/>
            <w:sz w:val="24"/>
            <w:szCs w:val="24"/>
          </w:rPr>
          <m:t>12K1</m:t>
        </m:r>
      </m:oMath>
      <w:r w:rsidR="009D6358">
        <w:rPr>
          <w:sz w:val="24"/>
          <w:szCs w:val="24"/>
        </w:rPr>
        <w:t xml:space="preserve">. </w:t>
      </w:r>
      <w:r w:rsidR="007F2998">
        <w:rPr>
          <w:sz w:val="24"/>
          <w:szCs w:val="24"/>
        </w:rPr>
        <w:t xml:space="preserve">Que esto pase solo indica </w:t>
      </w:r>
      <w:r w:rsidR="00E82D7F">
        <w:rPr>
          <w:sz w:val="24"/>
          <w:szCs w:val="24"/>
        </w:rPr>
        <w:t>que,</w:t>
      </w:r>
      <w:r w:rsidR="007F2998">
        <w:rPr>
          <w:sz w:val="24"/>
          <w:szCs w:val="24"/>
        </w:rPr>
        <w:t xml:space="preserve"> si los factores primos son muy dispares, el error del algoritmo </w:t>
      </w:r>
      <w:r w:rsidR="00D363A6">
        <w:rPr>
          <w:sz w:val="24"/>
          <w:szCs w:val="24"/>
        </w:rPr>
        <w:t>mínimo calculable, ya que los múltiplos de los factores primos se marcan como posibles primos y son no</w:t>
      </w:r>
      <w:r w:rsidR="00C22AF0">
        <w:rPr>
          <w:sz w:val="24"/>
          <w:szCs w:val="24"/>
        </w:rPr>
        <w:t xml:space="preserve"> </w:t>
      </w:r>
      <w:r w:rsidR="00D363A6">
        <w:rPr>
          <w:sz w:val="24"/>
          <w:szCs w:val="24"/>
        </w:rPr>
        <w:t>primos</w:t>
      </w:r>
      <w:r w:rsidR="00C22AF0">
        <w:rPr>
          <w:sz w:val="24"/>
          <w:szCs w:val="24"/>
        </w:rPr>
        <w:t xml:space="preserve">, </w:t>
      </w:r>
      <w:r w:rsidR="004463A3">
        <w:rPr>
          <w:sz w:val="24"/>
          <w:szCs w:val="24"/>
        </w:rPr>
        <w:t>en</w:t>
      </w:r>
      <w:r w:rsidR="00C22AF0">
        <w:rPr>
          <w:sz w:val="24"/>
          <w:szCs w:val="24"/>
        </w:rPr>
        <w:t xml:space="preserve"> </w:t>
      </w:r>
      <w:r w:rsidR="00EE48B3">
        <w:rPr>
          <w:sz w:val="24"/>
          <w:szCs w:val="24"/>
        </w:rPr>
        <w:t xml:space="preserve">comparación </w:t>
      </w:r>
      <w:r w:rsidR="00C22AF0">
        <w:rPr>
          <w:sz w:val="24"/>
          <w:szCs w:val="24"/>
        </w:rPr>
        <w:t xml:space="preserve">con el error relativo por cantidad de unos </w:t>
      </w:r>
      <w:r w:rsidR="005156BA">
        <w:rPr>
          <w:sz w:val="24"/>
          <w:szCs w:val="24"/>
        </w:rPr>
        <w:t xml:space="preserve">podremos afirmar para un numero de forma </w:t>
      </w:r>
      <m:oMath>
        <m:r>
          <w:rPr>
            <w:rFonts w:ascii="Cambria Math" w:hAnsi="Cambria Math"/>
            <w:sz w:val="24"/>
            <w:szCs w:val="24"/>
          </w:rPr>
          <m:t>12 K1</m:t>
        </m:r>
      </m:oMath>
      <w:r w:rsidR="005156BA">
        <w:rPr>
          <w:sz w:val="24"/>
          <w:szCs w:val="24"/>
        </w:rPr>
        <w:t xml:space="preserve"> y K1 siendo primo que pasara tantas veces como los fa</w:t>
      </w:r>
      <w:r w:rsidR="0002457E">
        <w:rPr>
          <w:sz w:val="24"/>
          <w:szCs w:val="24"/>
        </w:rPr>
        <w:t>ctores primos de K1 menores a 12K1</w:t>
      </w:r>
      <w:r w:rsidR="0071771F">
        <w:rPr>
          <w:sz w:val="24"/>
          <w:szCs w:val="24"/>
        </w:rPr>
        <w:t>.</w:t>
      </w:r>
      <w:r w:rsidR="00BF59DD">
        <w:rPr>
          <w:sz w:val="24"/>
          <w:szCs w:val="24"/>
        </w:rPr>
        <w:t xml:space="preserve"> </w:t>
      </w:r>
      <w:r w:rsidR="0071771F">
        <w:rPr>
          <w:sz w:val="24"/>
          <w:szCs w:val="24"/>
        </w:rPr>
        <w:t xml:space="preserve">Si por el contrario el </w:t>
      </w:r>
      <w:r w:rsidR="000267EF">
        <w:rPr>
          <w:sz w:val="24"/>
          <w:szCs w:val="24"/>
        </w:rPr>
        <w:t>número</w:t>
      </w:r>
      <w:r w:rsidR="0071771F">
        <w:rPr>
          <w:sz w:val="24"/>
          <w:szCs w:val="24"/>
        </w:rPr>
        <w:t xml:space="preserve"> es </w:t>
      </w:r>
      <m:oMath>
        <m:r>
          <w:rPr>
            <w:rFonts w:ascii="Cambria Math" w:hAnsi="Cambria Math"/>
            <w:sz w:val="24"/>
            <w:szCs w:val="24"/>
          </w:rPr>
          <m:t>12*primo1* primo2</m:t>
        </m:r>
      </m:oMath>
      <w:r w:rsidR="0071771F">
        <w:rPr>
          <w:sz w:val="24"/>
          <w:szCs w:val="24"/>
        </w:rPr>
        <w:t xml:space="preserve">, </w:t>
      </w:r>
      <w:r w:rsidR="00C45F0F">
        <w:rPr>
          <w:sz w:val="24"/>
          <w:szCs w:val="24"/>
        </w:rPr>
        <w:t>habrán</w:t>
      </w:r>
      <w:r w:rsidR="0071771F">
        <w:rPr>
          <w:sz w:val="24"/>
          <w:szCs w:val="24"/>
        </w:rPr>
        <w:t xml:space="preserve"> tantos números marcados como primos que son no primos como múltiplos de</w:t>
      </w:r>
      <w:r w:rsidR="000A6063" w:rsidRPr="000A6063">
        <w:rPr>
          <w:rFonts w:ascii="Cambria Math" w:hAnsi="Cambria Math"/>
          <w:i/>
          <w:sz w:val="24"/>
          <w:szCs w:val="24"/>
        </w:rPr>
        <w:t xml:space="preserve"> </w:t>
      </w:r>
      <m:oMath>
        <m:r>
          <w:rPr>
            <w:rFonts w:ascii="Cambria Math" w:hAnsi="Cambria Math"/>
            <w:sz w:val="24"/>
            <w:szCs w:val="24"/>
          </w:rPr>
          <m:t>primo1</m:t>
        </m:r>
      </m:oMath>
      <w:r w:rsidR="0071771F">
        <w:rPr>
          <w:sz w:val="24"/>
          <w:szCs w:val="24"/>
        </w:rPr>
        <w:t xml:space="preserve"> y</w:t>
      </w:r>
      <w:r w:rsidR="000A6063">
        <w:rPr>
          <w:sz w:val="24"/>
          <w:szCs w:val="24"/>
        </w:rPr>
        <w:t xml:space="preserve"> </w:t>
      </w:r>
      <m:oMath>
        <m:r>
          <w:rPr>
            <w:rFonts w:ascii="Cambria Math" w:hAnsi="Cambria Math"/>
            <w:sz w:val="24"/>
            <w:szCs w:val="24"/>
          </w:rPr>
          <m:t>primo2</m:t>
        </m:r>
      </m:oMath>
      <w:r w:rsidR="0071771F">
        <w:rPr>
          <w:sz w:val="24"/>
          <w:szCs w:val="24"/>
        </w:rPr>
        <w:t xml:space="preserve"> diferentes entre </w:t>
      </w:r>
      <w:r w:rsidR="00C45F0F">
        <w:rPr>
          <w:sz w:val="24"/>
          <w:szCs w:val="24"/>
        </w:rPr>
        <w:t>sí</w:t>
      </w:r>
      <w:r w:rsidR="0071771F">
        <w:rPr>
          <w:sz w:val="24"/>
          <w:szCs w:val="24"/>
        </w:rPr>
        <w:t xml:space="preserve"> caben en </w:t>
      </w:r>
      <m:oMath>
        <m:r>
          <w:rPr>
            <w:rFonts w:ascii="Cambria Math" w:hAnsi="Cambria Math"/>
            <w:sz w:val="24"/>
            <w:szCs w:val="24"/>
          </w:rPr>
          <m:t>12*primo1* primo2</m:t>
        </m:r>
      </m:oMath>
      <w:r w:rsidR="000267EF">
        <w:rPr>
          <w:sz w:val="24"/>
          <w:szCs w:val="24"/>
        </w:rPr>
        <w:t xml:space="preserve"> como mínimo.</w:t>
      </w:r>
      <w:r w:rsidR="00344071">
        <w:rPr>
          <w:sz w:val="24"/>
          <w:szCs w:val="24"/>
        </w:rPr>
        <w:br/>
      </w:r>
      <w:r w:rsidR="002A7621">
        <w:rPr>
          <w:sz w:val="24"/>
          <w:szCs w:val="24"/>
        </w:rPr>
        <w:t xml:space="preserve">Debido a esto concluimos que </w:t>
      </w:r>
      <w:r w:rsidR="00E465FB">
        <w:rPr>
          <w:sz w:val="24"/>
          <w:szCs w:val="24"/>
        </w:rPr>
        <w:t xml:space="preserve">el algoritmo si consigue marcar a 1 todos los primos y demostrar la conjetura como falsa, a de </w:t>
      </w:r>
      <w:r w:rsidR="00021E34">
        <w:rPr>
          <w:sz w:val="24"/>
          <w:szCs w:val="24"/>
        </w:rPr>
        <w:t>más</w:t>
      </w:r>
      <w:r w:rsidR="00E465FB">
        <w:rPr>
          <w:sz w:val="24"/>
          <w:szCs w:val="24"/>
        </w:rPr>
        <w:t xml:space="preserve"> será un algoritmo que </w:t>
      </w:r>
      <w:r w:rsidR="00021E34">
        <w:rPr>
          <w:sz w:val="24"/>
          <w:szCs w:val="24"/>
        </w:rPr>
        <w:t>genera números primos con una exactitud del 99,99%</w:t>
      </w:r>
      <w:r w:rsidR="00A81F83">
        <w:rPr>
          <w:sz w:val="24"/>
          <w:szCs w:val="24"/>
        </w:rPr>
        <w:t xml:space="preserve"> y que puedo expresar de esta manera.</w:t>
      </w:r>
      <w:r w:rsidR="00A81F83">
        <w:rPr>
          <w:sz w:val="24"/>
          <w:szCs w:val="24"/>
        </w:rPr>
        <w:br/>
      </w:r>
      <m:oMath>
        <m:d>
          <m:dPr>
            <m:begChr m:val="{"/>
            <m:endChr m:val="}"/>
            <m:ctrlPr>
              <w:rPr>
                <w:rFonts w:ascii="Cambria Math" w:hAnsi="Cambria Math"/>
                <w:sz w:val="24"/>
                <w:szCs w:val="24"/>
              </w:rPr>
            </m:ctrlPr>
          </m:dPr>
          <m:e>
            <m:r>
              <m:rPr>
                <m:sty m:val="p"/>
              </m:rPr>
              <w:rPr>
                <w:rFonts w:ascii="Cambria Math" w:hAnsi="Cambria Math"/>
                <w:sz w:val="24"/>
                <w:szCs w:val="24"/>
              </w:rPr>
              <m:t>X 0 Xr: X= 0011 y Xr reverso de X negada</m:t>
            </m:r>
          </m:e>
        </m:d>
      </m:oMath>
      <w:r w:rsidR="008A2E59">
        <w:rPr>
          <w:sz w:val="24"/>
          <w:szCs w:val="24"/>
        </w:rPr>
        <w:t xml:space="preserve"> </w:t>
      </w:r>
      <w:r w:rsidR="008A2E59">
        <w:rPr>
          <w:sz w:val="24"/>
          <w:szCs w:val="24"/>
        </w:rPr>
        <w:br/>
      </w:r>
      <w:r w:rsidR="0031137E" w:rsidRPr="008421AF">
        <w:rPr>
          <w:color w:val="FF0000"/>
          <w:sz w:val="24"/>
          <w:szCs w:val="24"/>
        </w:rPr>
        <w:t>Esto es la expresión de</w:t>
      </w:r>
      <w:r w:rsidR="00CC04B7">
        <w:rPr>
          <w:color w:val="FF0000"/>
          <w:sz w:val="24"/>
          <w:szCs w:val="24"/>
        </w:rPr>
        <w:t>l algoritmo en</w:t>
      </w:r>
      <w:r w:rsidR="0031137E" w:rsidRPr="008421AF">
        <w:rPr>
          <w:color w:val="FF0000"/>
          <w:sz w:val="24"/>
          <w:szCs w:val="24"/>
        </w:rPr>
        <w:t xml:space="preserve"> lenguaje formal</w:t>
      </w:r>
      <w:r w:rsidR="00505C82">
        <w:rPr>
          <w:color w:val="FF0000"/>
          <w:sz w:val="24"/>
          <w:szCs w:val="24"/>
        </w:rPr>
        <w:t xml:space="preserve"> que trata de generar listas </w:t>
      </w:r>
      <w:r w:rsidR="005F1C97">
        <w:rPr>
          <w:color w:val="FF0000"/>
          <w:sz w:val="24"/>
          <w:szCs w:val="24"/>
        </w:rPr>
        <w:lastRenderedPageBreak/>
        <w:t>exhaustiva</w:t>
      </w:r>
      <w:r w:rsidR="00505C82">
        <w:rPr>
          <w:color w:val="FF0000"/>
          <w:sz w:val="24"/>
          <w:szCs w:val="24"/>
        </w:rPr>
        <w:t xml:space="preserve"> de primos siendo la conjetura falsa</w:t>
      </w:r>
      <w:r w:rsidR="00932863">
        <w:rPr>
          <w:color w:val="FF0000"/>
          <w:sz w:val="24"/>
          <w:szCs w:val="24"/>
        </w:rPr>
        <w:t>.</w:t>
      </w:r>
      <w:r w:rsidR="00932863">
        <w:rPr>
          <w:color w:val="FF0000"/>
          <w:sz w:val="24"/>
          <w:szCs w:val="24"/>
        </w:rPr>
        <w:br/>
        <w:t>D</w:t>
      </w:r>
      <w:r w:rsidR="0051706E" w:rsidRPr="008421AF">
        <w:rPr>
          <w:color w:val="FF0000"/>
          <w:sz w:val="24"/>
          <w:szCs w:val="24"/>
        </w:rPr>
        <w:t>ice la teoría</w:t>
      </w:r>
      <w:r w:rsidR="00932863">
        <w:rPr>
          <w:color w:val="FF0000"/>
          <w:sz w:val="24"/>
          <w:szCs w:val="24"/>
        </w:rPr>
        <w:t xml:space="preserve"> de </w:t>
      </w:r>
      <w:r w:rsidR="00E414D9">
        <w:rPr>
          <w:color w:val="FF0000"/>
          <w:sz w:val="24"/>
          <w:szCs w:val="24"/>
        </w:rPr>
        <w:t>autómatas</w:t>
      </w:r>
      <w:r w:rsidR="0051706E" w:rsidRPr="008421AF">
        <w:rPr>
          <w:color w:val="FF0000"/>
          <w:sz w:val="24"/>
          <w:szCs w:val="24"/>
        </w:rPr>
        <w:t xml:space="preserve"> que no se puede saber si un número es primo o no con un lenguaje formal, que lo más parecido es un método con un porcentaje de error relativamente alto.</w:t>
      </w:r>
      <w:r w:rsidR="00306916">
        <w:rPr>
          <w:color w:val="FF0000"/>
          <w:sz w:val="24"/>
          <w:szCs w:val="24"/>
        </w:rPr>
        <w:t xml:space="preserve"> Por lo que tam</w:t>
      </w:r>
      <w:r w:rsidR="00E414D9">
        <w:rPr>
          <w:color w:val="FF0000"/>
          <w:sz w:val="24"/>
          <w:szCs w:val="24"/>
        </w:rPr>
        <w:t>poco se pueden generar primos con lenguajes formales para un rango determinado</w:t>
      </w:r>
      <w:r w:rsidR="00E842FD">
        <w:rPr>
          <w:color w:val="FF0000"/>
          <w:sz w:val="24"/>
          <w:szCs w:val="24"/>
        </w:rPr>
        <w:t xml:space="preserve"> de forma exhaustiva</w:t>
      </w:r>
      <w:r w:rsidR="0002101F">
        <w:rPr>
          <w:color w:val="FF0000"/>
          <w:sz w:val="24"/>
          <w:szCs w:val="24"/>
        </w:rPr>
        <w:t>.</w:t>
      </w:r>
      <w:r w:rsidR="007C1B36">
        <w:rPr>
          <w:color w:val="FF0000"/>
          <w:sz w:val="24"/>
          <w:szCs w:val="24"/>
        </w:rPr>
        <w:br/>
      </w:r>
      <w:r w:rsidR="005F1C97">
        <w:rPr>
          <w:color w:val="FF0000"/>
          <w:sz w:val="24"/>
          <w:szCs w:val="24"/>
        </w:rPr>
        <w:br/>
      </w:r>
      <w:r w:rsidR="007C1B36" w:rsidRPr="007C1B36">
        <w:rPr>
          <w:color w:val="FF0000"/>
          <w:sz w:val="24"/>
          <w:szCs w:val="24"/>
        </w:rPr>
        <w:t>"Sobre la complejidad computacional de los algoritmos" por Stephen A. Cook. Este artículo es un clásico en la teoría de la complejidad computacional y proporciona una base sólida para comprender la noción de problemas computacionales intratables, incluidos los relacionados con números primos.</w:t>
      </w:r>
    </w:p>
    <w:p w14:paraId="7428F68F" w14:textId="77777777" w:rsidR="007C1B36" w:rsidRPr="007C1B36" w:rsidRDefault="007C1B36" w:rsidP="007C1B36">
      <w:pPr>
        <w:jc w:val="left"/>
        <w:rPr>
          <w:color w:val="FF0000"/>
          <w:sz w:val="24"/>
          <w:szCs w:val="24"/>
        </w:rPr>
      </w:pPr>
    </w:p>
    <w:p w14:paraId="6287D3F1" w14:textId="77777777" w:rsidR="007C1B36" w:rsidRPr="007C1B36" w:rsidRDefault="007C1B36" w:rsidP="007C1B36">
      <w:pPr>
        <w:jc w:val="left"/>
        <w:rPr>
          <w:color w:val="FF0000"/>
          <w:sz w:val="24"/>
          <w:szCs w:val="24"/>
        </w:rPr>
      </w:pPr>
      <w:r w:rsidRPr="007C1B36">
        <w:rPr>
          <w:color w:val="FF0000"/>
          <w:sz w:val="24"/>
          <w:szCs w:val="24"/>
        </w:rPr>
        <w:t xml:space="preserve">"Números primos: una perspectiva computacional" por Richard Crandall y Carl </w:t>
      </w:r>
      <w:proofErr w:type="spellStart"/>
      <w:r w:rsidRPr="007C1B36">
        <w:rPr>
          <w:color w:val="FF0000"/>
          <w:sz w:val="24"/>
          <w:szCs w:val="24"/>
        </w:rPr>
        <w:t>Pomerance</w:t>
      </w:r>
      <w:proofErr w:type="spellEnd"/>
      <w:r w:rsidRPr="007C1B36">
        <w:rPr>
          <w:color w:val="FF0000"/>
          <w:sz w:val="24"/>
          <w:szCs w:val="24"/>
        </w:rPr>
        <w:t>. Este libro ofrece una visión detallada de los números primos desde una perspectiva computacional, incluidos los desafíos asociados con su evaluación y generación.</w:t>
      </w:r>
    </w:p>
    <w:p w14:paraId="0FDAB878" w14:textId="77777777" w:rsidR="007C1B36" w:rsidRPr="007C1B36" w:rsidRDefault="007C1B36" w:rsidP="007C1B36">
      <w:pPr>
        <w:jc w:val="left"/>
        <w:rPr>
          <w:color w:val="FF0000"/>
          <w:sz w:val="24"/>
          <w:szCs w:val="24"/>
        </w:rPr>
      </w:pPr>
    </w:p>
    <w:p w14:paraId="54E386FE" w14:textId="77777777" w:rsidR="007C1B36" w:rsidRPr="007C1B36" w:rsidRDefault="007C1B36" w:rsidP="007C1B36">
      <w:pPr>
        <w:jc w:val="left"/>
        <w:rPr>
          <w:color w:val="FF0000"/>
          <w:sz w:val="24"/>
          <w:szCs w:val="24"/>
        </w:rPr>
      </w:pPr>
      <w:r w:rsidRPr="007C1B36">
        <w:rPr>
          <w:color w:val="FF0000"/>
          <w:sz w:val="24"/>
          <w:szCs w:val="24"/>
        </w:rPr>
        <w:t xml:space="preserve">"El arte de la programación informática, volumen 2: algoritmos </w:t>
      </w:r>
      <w:proofErr w:type="spellStart"/>
      <w:r w:rsidRPr="007C1B36">
        <w:rPr>
          <w:color w:val="FF0000"/>
          <w:sz w:val="24"/>
          <w:szCs w:val="24"/>
        </w:rPr>
        <w:t>seminuméricos</w:t>
      </w:r>
      <w:proofErr w:type="spellEnd"/>
      <w:r w:rsidRPr="007C1B36">
        <w:rPr>
          <w:color w:val="FF0000"/>
          <w:sz w:val="24"/>
          <w:szCs w:val="24"/>
        </w:rPr>
        <w:t>" por Donald E. Knuth. Este libro clásico aborda una amplia gama de algoritmos numéricos, incluidos los relacionados con los números primos. Knuth proporciona una discusión detallada sobre la complejidad computacional de estos algoritmos y los límites de lo que se puede lograr de manera efectiva.</w:t>
      </w:r>
    </w:p>
    <w:p w14:paraId="37BEAF57" w14:textId="77777777" w:rsidR="007C1B36" w:rsidRPr="007C1B36" w:rsidRDefault="007C1B36" w:rsidP="007C1B36">
      <w:pPr>
        <w:jc w:val="left"/>
        <w:rPr>
          <w:color w:val="FF0000"/>
          <w:sz w:val="24"/>
          <w:szCs w:val="24"/>
        </w:rPr>
      </w:pPr>
    </w:p>
    <w:p w14:paraId="29597A1E" w14:textId="77777777" w:rsidR="007C1B36" w:rsidRPr="007C1B36" w:rsidRDefault="007C1B36" w:rsidP="007C1B36">
      <w:pPr>
        <w:jc w:val="left"/>
        <w:rPr>
          <w:color w:val="FF0000"/>
          <w:sz w:val="24"/>
          <w:szCs w:val="24"/>
        </w:rPr>
      </w:pPr>
      <w:r w:rsidRPr="007C1B36">
        <w:rPr>
          <w:color w:val="FF0000"/>
          <w:sz w:val="24"/>
          <w:szCs w:val="24"/>
        </w:rPr>
        <w:t xml:space="preserve">"Teoría algorítmica de números" por Eric Bach y Jeffrey </w:t>
      </w:r>
      <w:proofErr w:type="spellStart"/>
      <w:r w:rsidRPr="007C1B36">
        <w:rPr>
          <w:color w:val="FF0000"/>
          <w:sz w:val="24"/>
          <w:szCs w:val="24"/>
        </w:rPr>
        <w:t>Shallit</w:t>
      </w:r>
      <w:proofErr w:type="spellEnd"/>
      <w:r w:rsidRPr="007C1B36">
        <w:rPr>
          <w:color w:val="FF0000"/>
          <w:sz w:val="24"/>
          <w:szCs w:val="24"/>
        </w:rPr>
        <w:t>. Este libro es una referencia estándar en el campo de la teoría algorítmica de números y cubre diversos temas relacionados con los números primos, incluidos los algoritmos para generar primos y las dificultades asociadas con estos problemas.</w:t>
      </w:r>
    </w:p>
    <w:p w14:paraId="68AE9EBF" w14:textId="77777777" w:rsidR="007C1B36" w:rsidRPr="007C1B36" w:rsidRDefault="007C1B36" w:rsidP="007C1B36">
      <w:pPr>
        <w:jc w:val="left"/>
        <w:rPr>
          <w:color w:val="FF0000"/>
          <w:sz w:val="24"/>
          <w:szCs w:val="24"/>
        </w:rPr>
      </w:pPr>
    </w:p>
    <w:p w14:paraId="4C8A8D42" w14:textId="4798A109" w:rsidR="005F1C97" w:rsidRPr="005F1C97" w:rsidRDefault="007C1B36" w:rsidP="007C1B36">
      <w:pPr>
        <w:jc w:val="left"/>
        <w:rPr>
          <w:color w:val="FF0000"/>
          <w:sz w:val="24"/>
          <w:szCs w:val="24"/>
        </w:rPr>
      </w:pPr>
      <w:r w:rsidRPr="007C1B36">
        <w:rPr>
          <w:color w:val="FF0000"/>
          <w:sz w:val="24"/>
          <w:szCs w:val="24"/>
        </w:rPr>
        <w:t xml:space="preserve">"Una introducción computacional a la teoría de números y al álgebra" por Victor </w:t>
      </w:r>
      <w:proofErr w:type="spellStart"/>
      <w:r w:rsidRPr="007C1B36">
        <w:rPr>
          <w:color w:val="FF0000"/>
          <w:sz w:val="24"/>
          <w:szCs w:val="24"/>
        </w:rPr>
        <w:t>Shoup</w:t>
      </w:r>
      <w:proofErr w:type="spellEnd"/>
      <w:r w:rsidRPr="007C1B36">
        <w:rPr>
          <w:color w:val="FF0000"/>
          <w:sz w:val="24"/>
          <w:szCs w:val="24"/>
        </w:rPr>
        <w:t>. Este libro proporciona una introducción accesible a los aspectos computacionales de la teoría de números, incluida una discusión sobre la dificultad de evaluar números primos de manera eficiente.</w:t>
      </w:r>
      <w:r>
        <w:rPr>
          <w:color w:val="FF0000"/>
          <w:sz w:val="24"/>
          <w:szCs w:val="24"/>
        </w:rPr>
        <w:br/>
      </w:r>
      <w:r w:rsidR="005F1C97">
        <w:rPr>
          <w:color w:val="FF0000"/>
          <w:sz w:val="24"/>
          <w:szCs w:val="24"/>
        </w:rPr>
        <w:br/>
      </w:r>
      <w:r w:rsidR="005F1C97" w:rsidRPr="005F1C97">
        <w:rPr>
          <w:color w:val="FF0000"/>
          <w:sz w:val="24"/>
          <w:szCs w:val="24"/>
        </w:rPr>
        <w:t xml:space="preserve">"Introducción a la Teoría de la Computación" por Michael </w:t>
      </w:r>
      <w:proofErr w:type="spellStart"/>
      <w:r w:rsidR="005F1C97" w:rsidRPr="005F1C97">
        <w:rPr>
          <w:color w:val="FF0000"/>
          <w:sz w:val="24"/>
          <w:szCs w:val="24"/>
        </w:rPr>
        <w:t>Sipser</w:t>
      </w:r>
      <w:proofErr w:type="spellEnd"/>
      <w:r w:rsidR="005F1C97" w:rsidRPr="005F1C97">
        <w:rPr>
          <w:color w:val="FF0000"/>
          <w:sz w:val="24"/>
          <w:szCs w:val="24"/>
        </w:rPr>
        <w:t>: Este libro aborda los conceptos fundamentales de la teoría de la computación, incluyendo los límites de la computación y la complejidad de los problemas. Aunque no se centra exclusivamente en los números primos, proporciona una base sólida para comprender los límites de la computación.</w:t>
      </w:r>
    </w:p>
    <w:p w14:paraId="7A59FBE8" w14:textId="77777777" w:rsidR="005F1C97" w:rsidRPr="005F1C97" w:rsidRDefault="005F1C97" w:rsidP="005F1C97">
      <w:pPr>
        <w:jc w:val="left"/>
        <w:rPr>
          <w:color w:val="FF0000"/>
          <w:sz w:val="24"/>
          <w:szCs w:val="24"/>
        </w:rPr>
      </w:pPr>
    </w:p>
    <w:p w14:paraId="6921F8CD" w14:textId="77777777" w:rsidR="005F1C97" w:rsidRPr="005F1C97" w:rsidRDefault="005F1C97" w:rsidP="005F1C97">
      <w:pPr>
        <w:jc w:val="left"/>
        <w:rPr>
          <w:color w:val="FF0000"/>
          <w:sz w:val="24"/>
          <w:szCs w:val="24"/>
        </w:rPr>
      </w:pPr>
      <w:r w:rsidRPr="005F1C97">
        <w:rPr>
          <w:color w:val="FF0000"/>
          <w:sz w:val="24"/>
          <w:szCs w:val="24"/>
        </w:rPr>
        <w:t xml:space="preserve">"Prime </w:t>
      </w:r>
      <w:proofErr w:type="spellStart"/>
      <w:r w:rsidRPr="005F1C97">
        <w:rPr>
          <w:color w:val="FF0000"/>
          <w:sz w:val="24"/>
          <w:szCs w:val="24"/>
        </w:rPr>
        <w:t>Numbers</w:t>
      </w:r>
      <w:proofErr w:type="spellEnd"/>
      <w:r w:rsidRPr="005F1C97">
        <w:rPr>
          <w:color w:val="FF0000"/>
          <w:sz w:val="24"/>
          <w:szCs w:val="24"/>
        </w:rPr>
        <w:t xml:space="preserve">: A </w:t>
      </w:r>
      <w:proofErr w:type="spellStart"/>
      <w:r w:rsidRPr="005F1C97">
        <w:rPr>
          <w:color w:val="FF0000"/>
          <w:sz w:val="24"/>
          <w:szCs w:val="24"/>
        </w:rPr>
        <w:t>Computational</w:t>
      </w:r>
      <w:proofErr w:type="spellEnd"/>
      <w:r w:rsidRPr="005F1C97">
        <w:rPr>
          <w:color w:val="FF0000"/>
          <w:sz w:val="24"/>
          <w:szCs w:val="24"/>
        </w:rPr>
        <w:t xml:space="preserve"> </w:t>
      </w:r>
      <w:proofErr w:type="spellStart"/>
      <w:r w:rsidRPr="005F1C97">
        <w:rPr>
          <w:color w:val="FF0000"/>
          <w:sz w:val="24"/>
          <w:szCs w:val="24"/>
        </w:rPr>
        <w:t>Perspective</w:t>
      </w:r>
      <w:proofErr w:type="spellEnd"/>
      <w:r w:rsidRPr="005F1C97">
        <w:rPr>
          <w:color w:val="FF0000"/>
          <w:sz w:val="24"/>
          <w:szCs w:val="24"/>
        </w:rPr>
        <w:t xml:space="preserve">" por Richard Crandall y Carl </w:t>
      </w:r>
      <w:proofErr w:type="spellStart"/>
      <w:r w:rsidRPr="005F1C97">
        <w:rPr>
          <w:color w:val="FF0000"/>
          <w:sz w:val="24"/>
          <w:szCs w:val="24"/>
        </w:rPr>
        <w:t>Pomerance</w:t>
      </w:r>
      <w:proofErr w:type="spellEnd"/>
      <w:r w:rsidRPr="005F1C97">
        <w:rPr>
          <w:color w:val="FF0000"/>
          <w:sz w:val="24"/>
          <w:szCs w:val="24"/>
        </w:rPr>
        <w:t xml:space="preserve">: Aunque este libro se centra en aspectos computacionales de los números primos, ofrece principalmente una discusión detallada sobre la complejidad de determinar </w:t>
      </w:r>
      <w:proofErr w:type="gramStart"/>
      <w:r w:rsidRPr="005F1C97">
        <w:rPr>
          <w:color w:val="FF0000"/>
          <w:sz w:val="24"/>
          <w:szCs w:val="24"/>
        </w:rPr>
        <w:t>la primalidad</w:t>
      </w:r>
      <w:proofErr w:type="gramEnd"/>
      <w:r w:rsidRPr="005F1C97">
        <w:rPr>
          <w:color w:val="FF0000"/>
          <w:sz w:val="24"/>
          <w:szCs w:val="24"/>
        </w:rPr>
        <w:t xml:space="preserve"> y los desafíos asociados con la representación computacional de los números primos.</w:t>
      </w:r>
    </w:p>
    <w:p w14:paraId="7F8A61B7" w14:textId="7E5DBD67" w:rsidR="0031220C" w:rsidRDefault="00F1521E" w:rsidP="00686F90">
      <w:pPr>
        <w:jc w:val="left"/>
        <w:rPr>
          <w:sz w:val="24"/>
          <w:szCs w:val="24"/>
        </w:rPr>
      </w:pPr>
      <w:r>
        <w:rPr>
          <w:sz w:val="24"/>
          <w:szCs w:val="24"/>
        </w:rPr>
        <w:lastRenderedPageBreak/>
        <w:t>Se basan en que la lógica de los primos crece de forma infinita, ya que todos son forma 6k+-1 pero si un numero de esta forma es producto de dos números de estas formas, sabemos que no es primo y est</w:t>
      </w:r>
      <w:r w:rsidR="00900B46">
        <w:rPr>
          <w:sz w:val="24"/>
          <w:szCs w:val="24"/>
        </w:rPr>
        <w:t xml:space="preserve">as </w:t>
      </w:r>
      <w:r w:rsidR="00A01AB7">
        <w:rPr>
          <w:sz w:val="24"/>
          <w:szCs w:val="24"/>
        </w:rPr>
        <w:t xml:space="preserve">series son cada vez más </w:t>
      </w:r>
      <w:r w:rsidR="00D00DF2">
        <w:rPr>
          <w:sz w:val="24"/>
          <w:szCs w:val="24"/>
        </w:rPr>
        <w:t>largas</w:t>
      </w:r>
      <w:r w:rsidR="00A01AB7">
        <w:rPr>
          <w:sz w:val="24"/>
          <w:szCs w:val="24"/>
        </w:rPr>
        <w:t xml:space="preserve"> </w:t>
      </w:r>
      <w:r w:rsidR="00D00DF2">
        <w:rPr>
          <w:sz w:val="24"/>
          <w:szCs w:val="24"/>
        </w:rPr>
        <w:t>y cada vez hay más series</w:t>
      </w:r>
      <w:r w:rsidR="006078FB">
        <w:rPr>
          <w:sz w:val="24"/>
          <w:szCs w:val="24"/>
        </w:rPr>
        <w:t xml:space="preserve"> de forma</w:t>
      </w:r>
      <w:r w:rsidR="00A01AB7">
        <w:rPr>
          <w:sz w:val="24"/>
          <w:szCs w:val="24"/>
        </w:rPr>
        <w:t>.</w:t>
      </w:r>
      <w:r w:rsidR="008E6DEB">
        <w:rPr>
          <w:sz w:val="24"/>
          <w:szCs w:val="24"/>
        </w:rPr>
        <w:br/>
      </w:r>
      <w:r w:rsidR="006078FB">
        <w:rPr>
          <w:sz w:val="24"/>
          <w:szCs w:val="24"/>
        </w:rPr>
        <w:t>=</w:t>
      </w:r>
      <w:r w:rsidR="008E6DEB">
        <w:rPr>
          <w:sz w:val="24"/>
          <w:szCs w:val="24"/>
        </w:rPr>
        <w:t>primo*primo</w:t>
      </w:r>
      <w:r w:rsidR="0031220C">
        <w:rPr>
          <w:sz w:val="24"/>
          <w:szCs w:val="24"/>
        </w:rPr>
        <w:br/>
        <w:t>siempre {</w:t>
      </w:r>
      <w:r w:rsidR="008E6DEB">
        <w:rPr>
          <w:sz w:val="24"/>
          <w:szCs w:val="24"/>
        </w:rPr>
        <w:br/>
        <w:t>+=2Primo</w:t>
      </w:r>
      <w:r w:rsidR="008E6DEB">
        <w:rPr>
          <w:sz w:val="24"/>
          <w:szCs w:val="24"/>
        </w:rPr>
        <w:br/>
        <w:t>+=4Primo</w:t>
      </w:r>
    </w:p>
    <w:p w14:paraId="6E687AD8" w14:textId="7AD3A290" w:rsidR="00686F90" w:rsidRPr="00E73AEE" w:rsidRDefault="0031220C" w:rsidP="00686F90">
      <w:pPr>
        <w:jc w:val="left"/>
        <w:rPr>
          <w:sz w:val="24"/>
          <w:szCs w:val="24"/>
        </w:rPr>
      </w:pPr>
      <w:r>
        <w:rPr>
          <w:sz w:val="24"/>
          <w:szCs w:val="24"/>
        </w:rPr>
        <w:t>}</w:t>
      </w:r>
      <w:r w:rsidR="00E2254D">
        <w:rPr>
          <w:sz w:val="24"/>
          <w:szCs w:val="24"/>
        </w:rPr>
        <w:br/>
        <w:t xml:space="preserve">Entiendo, si la conjetura de </w:t>
      </w:r>
      <w:r w:rsidR="00830CAC">
        <w:rPr>
          <w:sz w:val="24"/>
          <w:szCs w:val="24"/>
        </w:rPr>
        <w:t>G</w:t>
      </w:r>
      <w:r w:rsidR="00E2254D">
        <w:rPr>
          <w:sz w:val="24"/>
          <w:szCs w:val="24"/>
        </w:rPr>
        <w:t>oldbach es falsa, con el siguiente lenguaje formal adaptado</w:t>
      </w:r>
      <w:r w:rsidR="00830CAC">
        <w:rPr>
          <w:sz w:val="24"/>
          <w:szCs w:val="24"/>
        </w:rPr>
        <w:t>.</w:t>
      </w:r>
      <w:r w:rsidR="00686F90">
        <w:rPr>
          <w:sz w:val="24"/>
          <w:szCs w:val="24"/>
        </w:rPr>
        <w:br/>
      </w:r>
      <m:oMath>
        <m:d>
          <m:dPr>
            <m:begChr m:val="{"/>
            <m:endChr m:val="}"/>
            <m:ctrlPr>
              <w:rPr>
                <w:rFonts w:ascii="Cambria Math" w:hAnsi="Cambria Math"/>
                <w:sz w:val="24"/>
                <w:szCs w:val="24"/>
              </w:rPr>
            </m:ctrlPr>
          </m:dPr>
          <m:e>
            <m:r>
              <m:rPr>
                <m:sty m:val="p"/>
              </m:rPr>
              <w:rPr>
                <w:rFonts w:ascii="Cambria Math" w:hAnsi="Cambria Math"/>
                <w:sz w:val="24"/>
                <w:szCs w:val="24"/>
              </w:rPr>
              <m:t>X 0 Y 0 Z: Z=Xr 0 Yr</m:t>
            </m:r>
          </m:e>
        </m:d>
      </m:oMath>
      <w:r w:rsidR="00686F90">
        <w:rPr>
          <w:sz w:val="24"/>
          <w:szCs w:val="24"/>
        </w:rPr>
        <w:t xml:space="preserve"> </w:t>
      </w:r>
    </w:p>
    <w:p w14:paraId="3998936B" w14:textId="15261DAD" w:rsidR="008A2E59" w:rsidRPr="008A2E59" w:rsidRDefault="00686F90" w:rsidP="00A81F83">
      <w:pPr>
        <w:ind w:left="0" w:firstLine="0"/>
        <w:jc w:val="left"/>
        <w:rPr>
          <w:sz w:val="24"/>
          <w:szCs w:val="24"/>
        </w:rPr>
      </w:pPr>
      <w:r>
        <w:rPr>
          <w:sz w:val="24"/>
          <w:szCs w:val="24"/>
        </w:rPr>
        <w:t>Se podrían generar listas exhaustivas de pr</w:t>
      </w:r>
      <w:r w:rsidR="00D13CF1">
        <w:rPr>
          <w:sz w:val="24"/>
          <w:szCs w:val="24"/>
        </w:rPr>
        <w:t>imos</w:t>
      </w:r>
      <w:r w:rsidR="00752B65">
        <w:rPr>
          <w:sz w:val="24"/>
          <w:szCs w:val="24"/>
        </w:rPr>
        <w:t xml:space="preserve"> con lenguajes formales.</w:t>
      </w:r>
      <w:r w:rsidR="00F76F64">
        <w:rPr>
          <w:sz w:val="24"/>
          <w:szCs w:val="24"/>
        </w:rPr>
        <w:br/>
      </w:r>
    </w:p>
    <w:p w14:paraId="58679F6B" w14:textId="0A640672" w:rsidR="009A2534" w:rsidRPr="009A2534" w:rsidRDefault="00A81F83" w:rsidP="00932863">
      <w:pPr>
        <w:ind w:left="0" w:firstLine="0"/>
        <w:jc w:val="left"/>
        <w:rPr>
          <w:b/>
          <w:bCs/>
          <w:sz w:val="24"/>
          <w:szCs w:val="24"/>
        </w:rPr>
      </w:pPr>
      <w:r>
        <w:rPr>
          <w:sz w:val="24"/>
          <w:szCs w:val="24"/>
        </w:rPr>
        <w:br/>
      </w:r>
    </w:p>
    <w:p w14:paraId="6976321F" w14:textId="1A5BADBB" w:rsidR="007D110C" w:rsidRPr="009A2534" w:rsidRDefault="007D110C" w:rsidP="00355ABD">
      <w:pPr>
        <w:jc w:val="left"/>
        <w:rPr>
          <w:b/>
          <w:bCs/>
          <w:sz w:val="24"/>
          <w:szCs w:val="24"/>
        </w:rPr>
      </w:pPr>
    </w:p>
    <w:sectPr w:rsidR="007D110C" w:rsidRPr="009A2534" w:rsidSect="00A533EF">
      <w:headerReference w:type="default" r:id="rId18"/>
      <w:footerReference w:type="default" r:id="rId19"/>
      <w:type w:val="continuous"/>
      <w:pgSz w:w="10800" w:h="19200"/>
      <w:pgMar w:top="1464" w:right="1201" w:bottom="1521" w:left="1187" w:header="720" w:footer="720" w:gutter="0"/>
      <w:cols w:space="720"/>
      <w:docGrid w:linePitch="76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Víctor Manzanares Alberola" w:date="2024-03-23T10:51:00Z" w:initials="VM">
    <w:p w14:paraId="2D4F6BD2" w14:textId="77777777" w:rsidR="001F28A6" w:rsidRDefault="001F28A6" w:rsidP="00191EFB">
      <w:pPr>
        <w:pStyle w:val="Textocomentario"/>
        <w:ind w:left="0" w:firstLine="0"/>
        <w:jc w:val="left"/>
      </w:pPr>
      <w:r>
        <w:rPr>
          <w:rStyle w:val="Refdecomentario"/>
        </w:rPr>
        <w:annotationRef/>
      </w:r>
      <w:hyperlink r:id="rId1" w:history="1">
        <w:r w:rsidRPr="00B40DD1">
          <w:rPr>
            <w:rStyle w:val="Hipervnculo"/>
          </w:rPr>
          <w:t>Todo par no primo es suma de dos.pptx</w:t>
        </w:r>
      </w:hyperlink>
      <w:r>
        <w:t xml:space="preserve"> </w:t>
      </w:r>
    </w:p>
  </w:comment>
  <w:comment w:id="1" w:author="victor manzanares" w:date="2024-03-25T08:43:00Z" w:initials="vm">
    <w:p w14:paraId="21771A49" w14:textId="3375BA60" w:rsidR="00477843" w:rsidRDefault="00477843">
      <w:pPr>
        <w:pStyle w:val="Textocomentario"/>
      </w:pPr>
      <w:r>
        <w:rPr>
          <w:rStyle w:val="Refdecomentario"/>
        </w:rPr>
        <w:annotationRef/>
      </w:r>
      <w:hyperlink r:id="rId2" w:history="1">
        <w:r w:rsidR="0090792C" w:rsidRPr="00DC3DC0">
          <w:rPr>
            <w:rStyle w:val="Hipervnculo"/>
          </w:rPr>
          <w:t>https://upvedues-my.sharepoint.com/:p:/g/personal/vmanalb_upv_edu_es/EX5y8t42pTRCmVE4huZxtyUBHvyCoDwd43P-6E0zqj_ijQ?e=7QXDug</w:t>
        </w:r>
      </w:hyperlink>
    </w:p>
    <w:p w14:paraId="031A57E0" w14:textId="47E439D2" w:rsidR="0090792C" w:rsidRDefault="0090792C">
      <w:pPr>
        <w:pStyle w:val="Textocomentario"/>
      </w:pPr>
    </w:p>
  </w:comment>
  <w:comment w:id="2" w:author="Víctor Manzanares Alberola" w:date="2024-03-25T08:35:00Z" w:initials="vm">
    <w:p w14:paraId="6D88BC6D" w14:textId="77777777" w:rsidR="00DE7D6F" w:rsidRDefault="00CA7444" w:rsidP="00DE7D6F">
      <w:pPr>
        <w:pStyle w:val="NormalWeb"/>
      </w:pPr>
      <w:r>
        <w:rPr>
          <w:rStyle w:val="Refdecomentario"/>
        </w:rPr>
        <w:annotationRef/>
      </w:r>
      <w:r w:rsidR="00DE7D6F">
        <w:t xml:space="preserve">Los </w:t>
      </w:r>
      <w:r w:rsidR="00DE7D6F">
        <w:rPr>
          <w:rStyle w:val="Textoennegrita"/>
        </w:rPr>
        <w:t>números primos</w:t>
      </w:r>
      <w:r w:rsidR="00DE7D6F">
        <w:t xml:space="preserve"> son fascinantes y escurridizos en el mundo de las matemáticas. Aunque no existe una fórmula mágica que genere todos los números primos de manera eficiente, hay algunas consideraciones interesantes:</w:t>
      </w:r>
    </w:p>
    <w:p w14:paraId="31B19CB5" w14:textId="77777777" w:rsidR="00DE7D6F" w:rsidRDefault="00DE7D6F" w:rsidP="00DE7D6F">
      <w:pPr>
        <w:pStyle w:val="NormalWeb"/>
        <w:numPr>
          <w:ilvl w:val="0"/>
          <w:numId w:val="36"/>
        </w:numPr>
      </w:pPr>
      <w:r>
        <w:rPr>
          <w:rStyle w:val="Textoennegrita"/>
        </w:rPr>
        <w:t>Fórmulas Simples</w:t>
      </w:r>
      <w:r>
        <w:t>:</w:t>
      </w:r>
    </w:p>
    <w:p w14:paraId="05D59004" w14:textId="77777777" w:rsidR="00DE7D6F" w:rsidRDefault="00DE7D6F" w:rsidP="00DE7D6F">
      <w:pPr>
        <w:numPr>
          <w:ilvl w:val="1"/>
          <w:numId w:val="36"/>
        </w:numPr>
        <w:spacing w:before="100" w:beforeAutospacing="1" w:after="100" w:afterAutospacing="1" w:line="240" w:lineRule="auto"/>
        <w:jc w:val="left"/>
      </w:pPr>
      <w:r>
        <w:t>En el pasado, se han buscado fórmulas que generen números primos.</w:t>
      </w:r>
    </w:p>
    <w:p w14:paraId="6D02AF22" w14:textId="77777777" w:rsidR="00DE7D6F" w:rsidRDefault="00DE7D6F" w:rsidP="00DE7D6F">
      <w:pPr>
        <w:numPr>
          <w:ilvl w:val="1"/>
          <w:numId w:val="36"/>
        </w:numPr>
        <w:spacing w:before="100" w:beforeAutospacing="1" w:after="100" w:afterAutospacing="1" w:line="240" w:lineRule="auto"/>
        <w:jc w:val="left"/>
      </w:pPr>
      <w:r>
        <w:t xml:space="preserve">Una de las más conocidas es el </w:t>
      </w:r>
      <w:r>
        <w:rPr>
          <w:rStyle w:val="Textoennegrita"/>
        </w:rPr>
        <w:t>polinomio cuadrático de Euler</w:t>
      </w:r>
      <w:r>
        <w:t xml:space="preserve">, descubierto en 1772: </w:t>
      </w:r>
    </w:p>
    <w:p w14:paraId="1B05A8B6" w14:textId="77777777" w:rsidR="00DE7D6F" w:rsidRDefault="00DE7D6F" w:rsidP="00DE7D6F">
      <w:pPr>
        <w:pStyle w:val="katex-block"/>
        <w:ind w:left="1440"/>
      </w:pPr>
      <w:r>
        <w:rPr>
          <w:rStyle w:val="mord"/>
        </w:rPr>
        <w:t>f</w:t>
      </w:r>
      <w:r>
        <w:rPr>
          <w:rStyle w:val="mopen"/>
        </w:rPr>
        <w:t>(</w:t>
      </w:r>
      <w:r>
        <w:rPr>
          <w:rStyle w:val="mord"/>
        </w:rPr>
        <w:t>n</w:t>
      </w:r>
      <w:r>
        <w:rPr>
          <w:rStyle w:val="mclose"/>
        </w:rPr>
        <w:t>)</w:t>
      </w:r>
      <w:r>
        <w:rPr>
          <w:rStyle w:val="mrel"/>
        </w:rPr>
        <w:t>=</w:t>
      </w:r>
      <w:r>
        <w:rPr>
          <w:rStyle w:val="mord"/>
        </w:rPr>
        <w:t>n2</w:t>
      </w:r>
      <w:r>
        <w:rPr>
          <w:rStyle w:val="mbin"/>
        </w:rPr>
        <w:t>+</w:t>
      </w:r>
      <w:r>
        <w:rPr>
          <w:rStyle w:val="mord"/>
        </w:rPr>
        <w:t>n</w:t>
      </w:r>
      <w:r>
        <w:rPr>
          <w:rStyle w:val="mbin"/>
        </w:rPr>
        <w:t>+</w:t>
      </w:r>
      <w:r>
        <w:rPr>
          <w:rStyle w:val="mord"/>
        </w:rPr>
        <w:t>41</w:t>
      </w:r>
    </w:p>
    <w:p w14:paraId="4325FD3F" w14:textId="77777777" w:rsidR="00DE7D6F" w:rsidRDefault="00DE7D6F" w:rsidP="00DE7D6F">
      <w:pPr>
        <w:spacing w:beforeAutospacing="1" w:afterAutospacing="1"/>
        <w:ind w:left="1440"/>
      </w:pPr>
      <w:r>
        <w:t>.</w:t>
      </w:r>
    </w:p>
    <w:p w14:paraId="23713D65" w14:textId="77777777" w:rsidR="00DE7D6F" w:rsidRDefault="00DE7D6F" w:rsidP="00DE7D6F">
      <w:pPr>
        <w:numPr>
          <w:ilvl w:val="1"/>
          <w:numId w:val="36"/>
        </w:numPr>
        <w:spacing w:before="100" w:beforeAutospacing="1" w:after="100" w:afterAutospacing="1" w:line="240" w:lineRule="auto"/>
        <w:jc w:val="left"/>
      </w:pPr>
      <w:r>
        <w:t>Si sustituimos el valor de (n) por cualquier número natural del 0 al 39, el resultado obtenido es un número primo.</w:t>
      </w:r>
    </w:p>
    <w:p w14:paraId="4A4D078F" w14:textId="77777777" w:rsidR="00DE7D6F" w:rsidRDefault="00000000" w:rsidP="00DE7D6F">
      <w:pPr>
        <w:numPr>
          <w:ilvl w:val="1"/>
          <w:numId w:val="36"/>
        </w:numPr>
        <w:spacing w:before="100" w:beforeAutospacing="1" w:after="100" w:afterAutospacing="1" w:line="240" w:lineRule="auto"/>
        <w:jc w:val="left"/>
      </w:pPr>
      <w:hyperlink r:id="rId3" w:history="1">
        <w:r w:rsidR="00DE7D6F">
          <w:rPr>
            <w:rStyle w:val="Hipervnculo"/>
          </w:rPr>
          <w:t>Sin embargo, esta fórmula no genera todos los números primos y solo funciona para valores mayores que 41</w:t>
        </w:r>
      </w:hyperlink>
      <w:hyperlink r:id="rId4" w:tgtFrame="_blank" w:history="1">
        <w:r w:rsidR="00DE7D6F">
          <w:rPr>
            <w:rStyle w:val="Hipervnculo"/>
            <w:vertAlign w:val="superscript"/>
          </w:rPr>
          <w:t>1</w:t>
        </w:r>
      </w:hyperlink>
      <w:r w:rsidR="00DE7D6F">
        <w:t>.</w:t>
      </w:r>
    </w:p>
    <w:p w14:paraId="0827D7D0" w14:textId="77777777" w:rsidR="00DE7D6F" w:rsidRDefault="00DE7D6F" w:rsidP="00DE7D6F">
      <w:pPr>
        <w:pStyle w:val="NormalWeb"/>
        <w:numPr>
          <w:ilvl w:val="0"/>
          <w:numId w:val="36"/>
        </w:numPr>
      </w:pPr>
      <w:r>
        <w:rPr>
          <w:rStyle w:val="Textoennegrita"/>
        </w:rPr>
        <w:t>Una Fórmula Completa</w:t>
      </w:r>
      <w:r>
        <w:t>:</w:t>
      </w:r>
    </w:p>
    <w:p w14:paraId="7B8EF863" w14:textId="77777777" w:rsidR="00DE7D6F" w:rsidRDefault="00DE7D6F" w:rsidP="00DE7D6F">
      <w:pPr>
        <w:numPr>
          <w:ilvl w:val="1"/>
          <w:numId w:val="36"/>
        </w:numPr>
        <w:spacing w:before="100" w:beforeAutospacing="1" w:after="100" w:afterAutospacing="1" w:line="240" w:lineRule="auto"/>
        <w:jc w:val="left"/>
      </w:pPr>
      <w:r>
        <w:t>Hace cincuenta años, se encontró una fórmula más poderosa.</w:t>
      </w:r>
    </w:p>
    <w:p w14:paraId="36DBE627" w14:textId="77777777" w:rsidR="00DE7D6F" w:rsidRDefault="00DE7D6F" w:rsidP="00DE7D6F">
      <w:pPr>
        <w:numPr>
          <w:ilvl w:val="1"/>
          <w:numId w:val="36"/>
        </w:numPr>
        <w:spacing w:before="100" w:beforeAutospacing="1" w:after="100" w:afterAutospacing="1" w:line="240" w:lineRule="auto"/>
        <w:jc w:val="left"/>
      </w:pPr>
      <w:r>
        <w:t xml:space="preserve">La propuesta por </w:t>
      </w:r>
      <w:r>
        <w:rPr>
          <w:rStyle w:val="Textoennegrita"/>
        </w:rPr>
        <w:t>Jones et al. en 1976</w:t>
      </w:r>
      <w:r>
        <w:t xml:space="preserve"> es el ejemplo más conocido.</w:t>
      </w:r>
    </w:p>
    <w:p w14:paraId="2D192722" w14:textId="77777777" w:rsidR="00DE7D6F" w:rsidRDefault="00DE7D6F" w:rsidP="00DE7D6F">
      <w:pPr>
        <w:numPr>
          <w:ilvl w:val="1"/>
          <w:numId w:val="36"/>
        </w:numPr>
        <w:spacing w:before="100" w:beforeAutospacing="1" w:after="100" w:afterAutospacing="1" w:line="240" w:lineRule="auto"/>
        <w:jc w:val="left"/>
      </w:pPr>
      <w:r>
        <w:t xml:space="preserve">Este </w:t>
      </w:r>
      <w:r>
        <w:rPr>
          <w:rStyle w:val="Textoennegrita"/>
        </w:rPr>
        <w:t>polinomio de grado 25</w:t>
      </w:r>
      <w:r>
        <w:t xml:space="preserve"> produce </w:t>
      </w:r>
      <w:r>
        <w:rPr>
          <w:rStyle w:val="Textoennegrita"/>
        </w:rPr>
        <w:t>todos los números primos</w:t>
      </w:r>
      <w:r>
        <w:t xml:space="preserve"> que existen.</w:t>
      </w:r>
    </w:p>
    <w:p w14:paraId="38FF0956" w14:textId="77777777" w:rsidR="00DE7D6F" w:rsidRDefault="00DE7D6F" w:rsidP="00DE7D6F">
      <w:pPr>
        <w:numPr>
          <w:ilvl w:val="1"/>
          <w:numId w:val="36"/>
        </w:numPr>
        <w:spacing w:before="100" w:beforeAutospacing="1" w:after="100" w:afterAutospacing="1" w:line="240" w:lineRule="auto"/>
        <w:jc w:val="left"/>
      </w:pPr>
      <w:r>
        <w:t>Aunque su aspecto es infernal, su uso es sencillo: elige valores naturales para sus 26 variables y sustitúyelos en el polinomio.</w:t>
      </w:r>
    </w:p>
    <w:p w14:paraId="2B15F4BF" w14:textId="77777777" w:rsidR="00DE7D6F" w:rsidRDefault="00000000" w:rsidP="00DE7D6F">
      <w:pPr>
        <w:numPr>
          <w:ilvl w:val="1"/>
          <w:numId w:val="36"/>
        </w:numPr>
        <w:spacing w:before="100" w:beforeAutospacing="1" w:after="100" w:afterAutospacing="1" w:line="240" w:lineRule="auto"/>
        <w:jc w:val="left"/>
      </w:pPr>
      <w:hyperlink r:id="rId5" w:tgtFrame="_blank" w:history="1">
        <w:r w:rsidR="00DE7D6F">
          <w:rPr>
            <w:rStyle w:val="Hipervnculo"/>
          </w:rPr>
          <w:t>Si el resultado es positivo, será primo; si es negativo, descártalo</w:t>
        </w:r>
      </w:hyperlink>
      <w:hyperlink r:id="rId6" w:tgtFrame="_blank" w:history="1">
        <w:r w:rsidR="00DE7D6F">
          <w:rPr>
            <w:rStyle w:val="Hipervnculo"/>
            <w:vertAlign w:val="superscript"/>
          </w:rPr>
          <w:t>1</w:t>
        </w:r>
      </w:hyperlink>
      <w:r w:rsidR="00DE7D6F">
        <w:t>.</w:t>
      </w:r>
    </w:p>
    <w:p w14:paraId="045B0853" w14:textId="77777777" w:rsidR="00DE7D6F" w:rsidRDefault="00DE7D6F" w:rsidP="00DE7D6F">
      <w:pPr>
        <w:pStyle w:val="NormalWeb"/>
        <w:numPr>
          <w:ilvl w:val="0"/>
          <w:numId w:val="36"/>
        </w:numPr>
      </w:pPr>
      <w:r>
        <w:rPr>
          <w:rStyle w:val="Textoennegrita"/>
        </w:rPr>
        <w:t>Coste Temporal</w:t>
      </w:r>
      <w:r>
        <w:t>:</w:t>
      </w:r>
    </w:p>
    <w:p w14:paraId="335B0FD3" w14:textId="77777777" w:rsidR="00DE7D6F" w:rsidRDefault="00DE7D6F" w:rsidP="00DE7D6F">
      <w:pPr>
        <w:numPr>
          <w:ilvl w:val="1"/>
          <w:numId w:val="36"/>
        </w:numPr>
        <w:spacing w:before="100" w:beforeAutospacing="1" w:after="100" w:afterAutospacing="1" w:line="240" w:lineRule="auto"/>
        <w:jc w:val="left"/>
      </w:pPr>
      <w:r>
        <w:t>Generar números primos de manera eficiente es un desafío.</w:t>
      </w:r>
    </w:p>
    <w:p w14:paraId="477AE9EB" w14:textId="77777777" w:rsidR="00DE7D6F" w:rsidRDefault="00DE7D6F" w:rsidP="00DE7D6F">
      <w:pPr>
        <w:numPr>
          <w:ilvl w:val="1"/>
          <w:numId w:val="36"/>
        </w:numPr>
        <w:spacing w:before="100" w:beforeAutospacing="1" w:after="100" w:afterAutospacing="1" w:line="240" w:lineRule="auto"/>
        <w:jc w:val="left"/>
      </w:pPr>
      <w:r>
        <w:t xml:space="preserve">Los algoritmos tradicionales, como la </w:t>
      </w:r>
      <w:r>
        <w:rPr>
          <w:rStyle w:val="Textoennegrita"/>
        </w:rPr>
        <w:t>criba de Eratóstenes</w:t>
      </w:r>
      <w:r>
        <w:t>, son efectivos pero no son fórmulas matemáticas.</w:t>
      </w:r>
    </w:p>
    <w:p w14:paraId="516CB529" w14:textId="77777777" w:rsidR="00DE7D6F" w:rsidRDefault="00DE7D6F" w:rsidP="00DE7D6F">
      <w:pPr>
        <w:numPr>
          <w:ilvl w:val="1"/>
          <w:numId w:val="36"/>
        </w:numPr>
        <w:spacing w:before="100" w:beforeAutospacing="1" w:after="100" w:afterAutospacing="1" w:line="240" w:lineRule="auto"/>
        <w:jc w:val="left"/>
      </w:pPr>
      <w:r>
        <w:t>Para verificar si un número es primo, los programas deben probar todas las (a) dentro del rango (1 &lt; a &lt; p-1).</w:t>
      </w:r>
    </w:p>
    <w:p w14:paraId="526EC919" w14:textId="77777777" w:rsidR="00DE7D6F" w:rsidRDefault="00000000" w:rsidP="00DE7D6F">
      <w:pPr>
        <w:numPr>
          <w:ilvl w:val="1"/>
          <w:numId w:val="36"/>
        </w:numPr>
        <w:spacing w:before="100" w:beforeAutospacing="1" w:after="100" w:afterAutospacing="1" w:line="240" w:lineRule="auto"/>
        <w:jc w:val="left"/>
      </w:pPr>
      <w:hyperlink r:id="rId7" w:tgtFrame="_blank" w:history="1">
        <w:r w:rsidR="00DE7D6F">
          <w:rPr>
            <w:rStyle w:val="Hipervnculo"/>
          </w:rPr>
          <w:t>Incluso para una computadora potente, verificar un número primo grande puede llevar tiempo</w:t>
        </w:r>
      </w:hyperlink>
      <w:hyperlink r:id="rId8" w:tgtFrame="_blank" w:history="1">
        <w:r w:rsidR="00DE7D6F">
          <w:rPr>
            <w:rStyle w:val="Hipervnculo"/>
            <w:vertAlign w:val="superscript"/>
          </w:rPr>
          <w:t>2</w:t>
        </w:r>
      </w:hyperlink>
      <w:r w:rsidR="00DE7D6F">
        <w:t>.</w:t>
      </w:r>
    </w:p>
    <w:p w14:paraId="7F25B0CD" w14:textId="77777777" w:rsidR="00DE7D6F" w:rsidRDefault="00DE7D6F" w:rsidP="00DE7D6F">
      <w:pPr>
        <w:pStyle w:val="NormalWeb"/>
      </w:pPr>
      <w:r>
        <w:t xml:space="preserve">En resumen, aunque no existe una fórmula simple que genere todos los números primos, la búsqueda continúa. La seguridad de Internet y la criptografía dependen de la dificultad para factorizar números grandes en sus factores primos. Siempre es emocionante explorar los misterios de los números primos. </w:t>
      </w:r>
      <w:r>
        <w:rPr>
          <w:rFonts w:ascii="Segoe UI Emoji" w:hAnsi="Segoe UI Emoji" w:cs="Segoe UI Emoji"/>
        </w:rPr>
        <w:t>🌟</w:t>
      </w:r>
    </w:p>
    <w:p w14:paraId="551110D1" w14:textId="63FC97D0" w:rsidR="00CA7444" w:rsidRDefault="00CA7444">
      <w:pPr>
        <w:pStyle w:val="Textocomentario"/>
      </w:pPr>
    </w:p>
  </w:comment>
  <w:comment w:id="3" w:author="Víctor Manzanares Alberola" w:date="2024-03-25T08:34:00Z" w:initials="vm">
    <w:p w14:paraId="7A17D060" w14:textId="77777777" w:rsidR="00CA7444" w:rsidRDefault="00CA7444" w:rsidP="00CA7444">
      <w:pPr>
        <w:pStyle w:val="NormalWeb"/>
        <w:numPr>
          <w:ilvl w:val="0"/>
          <w:numId w:val="35"/>
        </w:numPr>
        <w:shd w:val="clear" w:color="auto" w:fill="FFFFFF"/>
        <w:spacing w:before="0" w:beforeAutospacing="0" w:after="0" w:afterAutospacing="0"/>
        <w:rPr>
          <w:rFonts w:ascii="Roboto" w:hAnsi="Roboto"/>
          <w:color w:val="111111"/>
        </w:rPr>
      </w:pPr>
      <w:r>
        <w:rPr>
          <w:rStyle w:val="Refdecomentario"/>
        </w:rPr>
        <w:annotationRef/>
      </w:r>
      <w:r>
        <w:rPr>
          <w:rStyle w:val="Textoennegrita"/>
          <w:rFonts w:ascii="Roboto" w:hAnsi="Roboto"/>
          <w:color w:val="111111"/>
        </w:rPr>
        <w:t>Definición de Lenguajes Formales</w:t>
      </w:r>
      <w:r>
        <w:rPr>
          <w:rFonts w:ascii="Roboto" w:hAnsi="Roboto"/>
          <w:color w:val="111111"/>
        </w:rPr>
        <w:t>:</w:t>
      </w:r>
    </w:p>
    <w:p w14:paraId="7EA1DAF2" w14:textId="77777777" w:rsidR="00CA7444" w:rsidRDefault="00CA7444" w:rsidP="00CA7444">
      <w:pPr>
        <w:numPr>
          <w:ilvl w:val="1"/>
          <w:numId w:val="35"/>
        </w:numPr>
        <w:shd w:val="clear" w:color="auto" w:fill="FFFFFF"/>
        <w:spacing w:before="100" w:beforeAutospacing="1" w:after="100" w:afterAutospacing="1" w:line="240" w:lineRule="auto"/>
        <w:jc w:val="left"/>
        <w:rPr>
          <w:rFonts w:ascii="Roboto" w:hAnsi="Roboto"/>
          <w:color w:val="111111"/>
        </w:rPr>
      </w:pPr>
      <w:r>
        <w:rPr>
          <w:rFonts w:ascii="Roboto" w:hAnsi="Roboto"/>
          <w:color w:val="111111"/>
        </w:rPr>
        <w:t>Los lenguajes formales se definen mediante gramáticas y expresiones regulares.</w:t>
      </w:r>
    </w:p>
    <w:p w14:paraId="225981A8" w14:textId="77777777" w:rsidR="00CA7444" w:rsidRDefault="00CA7444" w:rsidP="00CA7444">
      <w:pPr>
        <w:numPr>
          <w:ilvl w:val="1"/>
          <w:numId w:val="35"/>
        </w:numPr>
        <w:shd w:val="clear" w:color="auto" w:fill="FFFFFF"/>
        <w:spacing w:before="100" w:beforeAutospacing="1" w:after="100" w:afterAutospacing="1" w:line="240" w:lineRule="auto"/>
        <w:jc w:val="left"/>
        <w:rPr>
          <w:rFonts w:ascii="Roboto" w:hAnsi="Roboto"/>
          <w:color w:val="111111"/>
        </w:rPr>
      </w:pPr>
      <w:r>
        <w:rPr>
          <w:rFonts w:ascii="Roboto" w:hAnsi="Roboto"/>
          <w:color w:val="111111"/>
        </w:rPr>
        <w:t>Estos lenguajes pueden describir patrones de cadenas de caracteres, como palabras en un idioma, programas de computadora o incluso secuencias de ADN.</w:t>
      </w:r>
    </w:p>
    <w:p w14:paraId="5ECFDABA" w14:textId="77777777" w:rsidR="00CA7444" w:rsidRDefault="00000000" w:rsidP="00CA7444">
      <w:pPr>
        <w:numPr>
          <w:ilvl w:val="1"/>
          <w:numId w:val="35"/>
        </w:numPr>
        <w:shd w:val="clear" w:color="auto" w:fill="FFFFFF"/>
        <w:spacing w:beforeAutospacing="1" w:after="0" w:afterAutospacing="1" w:line="240" w:lineRule="auto"/>
        <w:jc w:val="left"/>
        <w:rPr>
          <w:rFonts w:ascii="Roboto" w:hAnsi="Roboto"/>
          <w:color w:val="111111"/>
        </w:rPr>
      </w:pPr>
      <w:hyperlink r:id="rId9" w:tgtFrame="_blank" w:history="1">
        <w:r w:rsidR="00CA7444">
          <w:rPr>
            <w:rStyle w:val="Hipervnculo"/>
            <w:rFonts w:ascii="Roboto" w:hAnsi="Roboto"/>
          </w:rPr>
          <w:t>Los lenguajes formales son herramientas poderosas para modelar y analizar estructuras sintácticas</w:t>
        </w:r>
      </w:hyperlink>
      <w:hyperlink r:id="rId10" w:tgtFrame="_blank" w:history="1">
        <w:r w:rsidR="00CA7444">
          <w:rPr>
            <w:rStyle w:val="Hipervnculo"/>
            <w:rFonts w:ascii="Roboto" w:hAnsi="Roboto"/>
            <w:vertAlign w:val="superscript"/>
          </w:rPr>
          <w:t>1</w:t>
        </w:r>
      </w:hyperlink>
      <w:r w:rsidR="00CA7444">
        <w:rPr>
          <w:rFonts w:ascii="Roboto" w:hAnsi="Roboto"/>
          <w:color w:val="111111"/>
        </w:rPr>
        <w:t>.</w:t>
      </w:r>
    </w:p>
    <w:p w14:paraId="67070376" w14:textId="77777777" w:rsidR="00CA7444" w:rsidRDefault="00CA7444" w:rsidP="00CA7444">
      <w:pPr>
        <w:pStyle w:val="NormalWeb"/>
        <w:numPr>
          <w:ilvl w:val="0"/>
          <w:numId w:val="35"/>
        </w:numPr>
        <w:shd w:val="clear" w:color="auto" w:fill="FFFFFF"/>
        <w:spacing w:before="0" w:beforeAutospacing="0" w:after="0" w:afterAutospacing="0"/>
        <w:rPr>
          <w:rFonts w:ascii="Roboto" w:hAnsi="Roboto"/>
          <w:color w:val="111111"/>
        </w:rPr>
      </w:pPr>
      <w:r>
        <w:rPr>
          <w:rStyle w:val="Textoennegrita"/>
          <w:rFonts w:ascii="Roboto" w:hAnsi="Roboto"/>
          <w:color w:val="111111"/>
        </w:rPr>
        <w:t>Generación de Números Primos</w:t>
      </w:r>
      <w:r>
        <w:rPr>
          <w:rFonts w:ascii="Roboto" w:hAnsi="Roboto"/>
          <w:color w:val="111111"/>
        </w:rPr>
        <w:t>:</w:t>
      </w:r>
    </w:p>
    <w:p w14:paraId="131CA34E" w14:textId="77777777" w:rsidR="00CA7444" w:rsidRDefault="00CA7444" w:rsidP="00CA7444">
      <w:pPr>
        <w:numPr>
          <w:ilvl w:val="1"/>
          <w:numId w:val="35"/>
        </w:numPr>
        <w:shd w:val="clear" w:color="auto" w:fill="FFFFFF"/>
        <w:spacing w:before="100" w:beforeAutospacing="1" w:after="100" w:afterAutospacing="1" w:line="240" w:lineRule="auto"/>
        <w:jc w:val="left"/>
        <w:rPr>
          <w:rFonts w:ascii="Roboto" w:hAnsi="Roboto"/>
          <w:color w:val="111111"/>
        </w:rPr>
      </w:pPr>
      <w:r>
        <w:rPr>
          <w:rFonts w:ascii="Roboto" w:hAnsi="Roboto"/>
          <w:color w:val="111111"/>
        </w:rPr>
        <w:t>Los números primos son aquellos que solo tienen dos divisores: 1 y ellos mismos.</w:t>
      </w:r>
    </w:p>
    <w:p w14:paraId="4CB1AE38" w14:textId="77777777" w:rsidR="00CA7444" w:rsidRDefault="00CA7444" w:rsidP="00CA7444">
      <w:pPr>
        <w:numPr>
          <w:ilvl w:val="1"/>
          <w:numId w:val="35"/>
        </w:numPr>
        <w:shd w:val="clear" w:color="auto" w:fill="FFFFFF"/>
        <w:spacing w:before="100" w:beforeAutospacing="1" w:after="100" w:afterAutospacing="1" w:line="240" w:lineRule="auto"/>
        <w:jc w:val="left"/>
        <w:rPr>
          <w:rFonts w:ascii="Roboto" w:hAnsi="Roboto"/>
          <w:color w:val="111111"/>
        </w:rPr>
      </w:pPr>
      <w:r>
        <w:rPr>
          <w:rFonts w:ascii="Roboto" w:hAnsi="Roboto"/>
          <w:color w:val="111111"/>
        </w:rPr>
        <w:t>Generar una lista exhaustiva de números primos es un problema matemático complejo y no se puede lograr mediante lenguajes formales.</w:t>
      </w:r>
    </w:p>
    <w:p w14:paraId="57756DBD" w14:textId="77777777" w:rsidR="00CA7444" w:rsidRDefault="00000000" w:rsidP="00CA7444">
      <w:pPr>
        <w:numPr>
          <w:ilvl w:val="1"/>
          <w:numId w:val="35"/>
        </w:numPr>
        <w:shd w:val="clear" w:color="auto" w:fill="FFFFFF"/>
        <w:spacing w:beforeAutospacing="1" w:after="0" w:afterAutospacing="1" w:line="240" w:lineRule="auto"/>
        <w:jc w:val="left"/>
        <w:rPr>
          <w:rFonts w:ascii="Roboto" w:hAnsi="Roboto"/>
          <w:color w:val="111111"/>
        </w:rPr>
      </w:pPr>
      <w:hyperlink r:id="rId11" w:tgtFrame="_blank" w:history="1">
        <w:r w:rsidR="00CA7444">
          <w:rPr>
            <w:rStyle w:val="Hipervnculo"/>
            <w:rFonts w:ascii="Roboto" w:hAnsi="Roboto"/>
          </w:rPr>
          <w:t>La generación de números primos generalmente se aborda mediante algoritmos específicos, como la criba de Eratóstenes o el test de primalidad de Miller-Rabin</w:t>
        </w:r>
      </w:hyperlink>
      <w:hyperlink r:id="rId12" w:tgtFrame="_blank" w:history="1">
        <w:r w:rsidR="00CA7444">
          <w:rPr>
            <w:rStyle w:val="Hipervnculo"/>
            <w:rFonts w:ascii="Roboto" w:hAnsi="Roboto"/>
            <w:vertAlign w:val="superscript"/>
          </w:rPr>
          <w:t>2</w:t>
        </w:r>
      </w:hyperlink>
      <w:r w:rsidR="00CA7444">
        <w:rPr>
          <w:rFonts w:ascii="Roboto" w:hAnsi="Roboto"/>
          <w:color w:val="111111"/>
        </w:rPr>
        <w:t>.</w:t>
      </w:r>
    </w:p>
    <w:p w14:paraId="4EFFCBDE" w14:textId="77777777" w:rsidR="00CA7444" w:rsidRDefault="00CA7444" w:rsidP="00CA7444">
      <w:pPr>
        <w:pStyle w:val="NormalWeb"/>
        <w:numPr>
          <w:ilvl w:val="0"/>
          <w:numId w:val="35"/>
        </w:numPr>
        <w:shd w:val="clear" w:color="auto" w:fill="FFFFFF"/>
        <w:spacing w:before="0" w:beforeAutospacing="0" w:after="0" w:afterAutospacing="0"/>
        <w:rPr>
          <w:rFonts w:ascii="Roboto" w:hAnsi="Roboto"/>
          <w:color w:val="111111"/>
        </w:rPr>
      </w:pPr>
      <w:r>
        <w:rPr>
          <w:rStyle w:val="Textoennegrita"/>
          <w:rFonts w:ascii="Roboto" w:hAnsi="Roboto"/>
          <w:color w:val="111111"/>
        </w:rPr>
        <w:t>Dificultades y Limitaciones</w:t>
      </w:r>
      <w:r>
        <w:rPr>
          <w:rFonts w:ascii="Roboto" w:hAnsi="Roboto"/>
          <w:color w:val="111111"/>
        </w:rPr>
        <w:t>:</w:t>
      </w:r>
    </w:p>
    <w:p w14:paraId="463CE62E" w14:textId="77777777" w:rsidR="00CA7444" w:rsidRDefault="00CA7444" w:rsidP="00CA7444">
      <w:pPr>
        <w:numPr>
          <w:ilvl w:val="1"/>
          <w:numId w:val="35"/>
        </w:numPr>
        <w:shd w:val="clear" w:color="auto" w:fill="FFFFFF"/>
        <w:spacing w:before="100" w:beforeAutospacing="1" w:after="100" w:afterAutospacing="1" w:line="240" w:lineRule="auto"/>
        <w:jc w:val="left"/>
        <w:rPr>
          <w:rFonts w:ascii="Roboto" w:hAnsi="Roboto"/>
          <w:color w:val="111111"/>
        </w:rPr>
      </w:pPr>
      <w:r>
        <w:rPr>
          <w:rFonts w:ascii="Roboto" w:hAnsi="Roboto"/>
          <w:color w:val="111111"/>
        </w:rPr>
        <w:t>Los lenguajes formales no son adecuados para describir propiedades numéricas específicas, como la primalidad.</w:t>
      </w:r>
    </w:p>
    <w:p w14:paraId="29574715" w14:textId="77777777" w:rsidR="00CA7444" w:rsidRDefault="00CA7444" w:rsidP="00CA7444">
      <w:pPr>
        <w:numPr>
          <w:ilvl w:val="1"/>
          <w:numId w:val="35"/>
        </w:numPr>
        <w:shd w:val="clear" w:color="auto" w:fill="FFFFFF"/>
        <w:spacing w:before="100" w:beforeAutospacing="1" w:after="100" w:afterAutospacing="1" w:line="240" w:lineRule="auto"/>
        <w:jc w:val="left"/>
        <w:rPr>
          <w:rFonts w:ascii="Roboto" w:hAnsi="Roboto"/>
          <w:color w:val="111111"/>
        </w:rPr>
      </w:pPr>
      <w:r>
        <w:rPr>
          <w:rFonts w:ascii="Roboto" w:hAnsi="Roboto"/>
          <w:color w:val="111111"/>
        </w:rPr>
        <w:t>No existe una gramática o expresión regular que pueda generar todos los números primos de manera sistemática.</w:t>
      </w:r>
    </w:p>
    <w:p w14:paraId="144EB857" w14:textId="77777777" w:rsidR="00CA7444" w:rsidRDefault="00000000" w:rsidP="00CA7444">
      <w:pPr>
        <w:numPr>
          <w:ilvl w:val="1"/>
          <w:numId w:val="35"/>
        </w:numPr>
        <w:shd w:val="clear" w:color="auto" w:fill="FFFFFF"/>
        <w:spacing w:beforeAutospacing="1" w:after="0" w:afterAutospacing="1" w:line="240" w:lineRule="auto"/>
        <w:jc w:val="left"/>
        <w:rPr>
          <w:rFonts w:ascii="Roboto" w:hAnsi="Roboto"/>
          <w:color w:val="111111"/>
        </w:rPr>
      </w:pPr>
      <w:hyperlink r:id="rId13" w:history="1">
        <w:r w:rsidR="00CA7444">
          <w:rPr>
            <w:rStyle w:val="Hipervnculo"/>
            <w:rFonts w:ascii="Roboto" w:hAnsi="Roboto"/>
          </w:rPr>
          <w:t>Los números primos no siguen patrones regulares predecibles, lo que dificulta su representación mediante lenguajes formales</w:t>
        </w:r>
      </w:hyperlink>
      <w:hyperlink r:id="rId14" w:tgtFrame="_blank" w:history="1">
        <w:r w:rsidR="00CA7444">
          <w:rPr>
            <w:rStyle w:val="Hipervnculo"/>
            <w:rFonts w:ascii="Roboto" w:hAnsi="Roboto"/>
            <w:vertAlign w:val="superscript"/>
          </w:rPr>
          <w:t>3</w:t>
        </w:r>
      </w:hyperlink>
      <w:r w:rsidR="00CA7444">
        <w:rPr>
          <w:rFonts w:ascii="Roboto" w:hAnsi="Roboto"/>
          <w:color w:val="111111"/>
        </w:rPr>
        <w:t>.</w:t>
      </w:r>
    </w:p>
    <w:p w14:paraId="2B028E90" w14:textId="77777777" w:rsidR="00CA7444" w:rsidRDefault="00CA7444" w:rsidP="00CA7444">
      <w:pPr>
        <w:pStyle w:val="NormalWeb"/>
        <w:shd w:val="clear" w:color="auto" w:fill="FFFFFF"/>
        <w:spacing w:before="180" w:beforeAutospacing="0" w:after="0" w:afterAutospacing="0"/>
        <w:rPr>
          <w:rFonts w:ascii="Roboto" w:hAnsi="Roboto"/>
          <w:color w:val="111111"/>
        </w:rPr>
      </w:pPr>
      <w:r>
        <w:rPr>
          <w:rFonts w:ascii="Roboto" w:hAnsi="Roboto"/>
          <w:color w:val="111111"/>
        </w:rPr>
        <w:t xml:space="preserve">En resumen, aunque los lenguajes formales son valiosos para describir estructuras sintácticas, no son la herramienta adecuada para generar listas exhaustivas de números primos. Para eso, necesitamos recurrir a métodos matemáticos y algoritmos específicos. Si tienes más preguntas o necesitas más detalles, no dudes en preguntar. </w:t>
      </w:r>
      <w:r>
        <w:rPr>
          <w:rFonts w:ascii="Segoe UI Emoji" w:hAnsi="Segoe UI Emoji" w:cs="Segoe UI Emoji"/>
          <w:color w:val="111111"/>
        </w:rPr>
        <w:t>🌟</w:t>
      </w:r>
    </w:p>
    <w:p w14:paraId="71781EF6" w14:textId="1C24038E" w:rsidR="00CA7444" w:rsidRDefault="00CA7444">
      <w:pPr>
        <w:pStyle w:val="Textocomentario"/>
      </w:pPr>
    </w:p>
  </w:comment>
  <w:comment w:id="4" w:author="Víctor Manzanares Alberola" w:date="2024-03-25T08:41:00Z" w:initials="vm">
    <w:p w14:paraId="18CED3E3" w14:textId="77777777" w:rsidR="00857BEA" w:rsidRPr="00857BEA" w:rsidRDefault="00857BEA" w:rsidP="00857BEA">
      <w:pPr>
        <w:spacing w:after="0" w:line="240" w:lineRule="auto"/>
        <w:ind w:left="0" w:firstLine="0"/>
        <w:jc w:val="left"/>
        <w:rPr>
          <w:rFonts w:ascii="Times New Roman" w:eastAsia="Times New Roman" w:hAnsi="Times New Roman" w:cs="Times New Roman"/>
          <w:color w:val="auto"/>
          <w:kern w:val="0"/>
          <w:sz w:val="24"/>
          <w:szCs w:val="24"/>
          <w14:ligatures w14:val="none"/>
        </w:rPr>
      </w:pPr>
      <w:r>
        <w:rPr>
          <w:rStyle w:val="Refdecomentario"/>
        </w:rPr>
        <w:annotationRef/>
      </w:r>
      <w:r w:rsidRPr="00857BEA">
        <w:rPr>
          <w:rFonts w:ascii="Times New Roman" w:eastAsia="Times New Roman" w:hAnsi="Times New Roman" w:cs="Times New Roman"/>
          <w:color w:val="auto"/>
          <w:kern w:val="0"/>
          <w:sz w:val="24"/>
          <w:szCs w:val="24"/>
          <w14:ligatures w14:val="none"/>
        </w:rPr>
        <w:t>24! y sus 24 compuestos consecutivos</w:t>
      </w:r>
    </w:p>
    <w:p w14:paraId="51A36143" w14:textId="77777777" w:rsidR="00857BEA" w:rsidRPr="00857BEA" w:rsidRDefault="00857BEA" w:rsidP="00857BEA">
      <w:pPr>
        <w:spacing w:line="240" w:lineRule="auto"/>
        <w:ind w:left="0" w:firstLine="0"/>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Copilot</w:t>
      </w:r>
    </w:p>
    <w:p w14:paraId="03D73138" w14:textId="77777777" w:rsidR="00857BEA" w:rsidRPr="00857BEA" w:rsidRDefault="00857BEA" w:rsidP="00857BEA">
      <w:pPr>
        <w:spacing w:after="0" w:line="240" w:lineRule="auto"/>
        <w:ind w:left="0" w:firstLine="0"/>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El número </w:t>
      </w:r>
      <w:r w:rsidRPr="00857BEA">
        <w:rPr>
          <w:rFonts w:ascii="Times New Roman" w:eastAsia="Times New Roman" w:hAnsi="Times New Roman" w:cs="Times New Roman"/>
          <w:b/>
          <w:bCs/>
          <w:color w:val="auto"/>
          <w:kern w:val="0"/>
          <w:sz w:val="24"/>
          <w:szCs w:val="24"/>
          <w14:ligatures w14:val="none"/>
        </w:rPr>
        <w:t>24!</w:t>
      </w:r>
      <w:r w:rsidRPr="00857BEA">
        <w:rPr>
          <w:rFonts w:ascii="Times New Roman" w:eastAsia="Times New Roman" w:hAnsi="Times New Roman" w:cs="Times New Roman"/>
          <w:color w:val="auto"/>
          <w:kern w:val="0"/>
          <w:sz w:val="24"/>
          <w:szCs w:val="24"/>
          <w14:ligatures w14:val="none"/>
        </w:rPr>
        <w:t> (24 factorial) es el resultado de multiplicar todos los números naturales desde 1 hasta 24. Matemáticamente, se expresa como:</w:t>
      </w:r>
    </w:p>
    <w:p w14:paraId="7187D7B4" w14:textId="77777777" w:rsidR="00857BEA" w:rsidRPr="00857BEA" w:rsidRDefault="00857BEA" w:rsidP="00857BEA">
      <w:pPr>
        <w:spacing w:before="180" w:after="0" w:line="240" w:lineRule="auto"/>
        <w:ind w:left="0" w:firstLine="0"/>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24 \times 23 \times 22 \times \ldots \times 2 \times 1]</w:t>
      </w:r>
    </w:p>
    <w:p w14:paraId="036B1499" w14:textId="77777777" w:rsidR="00857BEA" w:rsidRPr="00857BEA" w:rsidRDefault="00857BEA" w:rsidP="00857BEA">
      <w:pPr>
        <w:spacing w:before="180" w:after="0" w:line="240" w:lineRule="auto"/>
        <w:ind w:left="0" w:firstLine="0"/>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Para explorar los </w:t>
      </w:r>
      <w:r w:rsidRPr="00857BEA">
        <w:rPr>
          <w:rFonts w:ascii="Times New Roman" w:eastAsia="Times New Roman" w:hAnsi="Times New Roman" w:cs="Times New Roman"/>
          <w:b/>
          <w:bCs/>
          <w:color w:val="auto"/>
          <w:kern w:val="0"/>
          <w:sz w:val="24"/>
          <w:szCs w:val="24"/>
          <w14:ligatures w14:val="none"/>
        </w:rPr>
        <w:t>24 compuestos consecutivos</w:t>
      </w:r>
      <w:r w:rsidRPr="00857BEA">
        <w:rPr>
          <w:rFonts w:ascii="Times New Roman" w:eastAsia="Times New Roman" w:hAnsi="Times New Roman" w:cs="Times New Roman"/>
          <w:color w:val="auto"/>
          <w:kern w:val="0"/>
          <w:sz w:val="24"/>
          <w:szCs w:val="24"/>
          <w14:ligatures w14:val="none"/>
        </w:rPr>
        <w:t> que se encuentran en la secuencia de números naturales a partir de (24!), consideremos los siguientes:</w:t>
      </w:r>
    </w:p>
    <w:p w14:paraId="3E01DCF7"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+ 2)</w:t>
      </w:r>
    </w:p>
    <w:p w14:paraId="6886D016"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+ 3)</w:t>
      </w:r>
    </w:p>
    <w:p w14:paraId="16E9CC76"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+ 4)</w:t>
      </w:r>
    </w:p>
    <w:p w14:paraId="225596FF"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+ 5)</w:t>
      </w:r>
    </w:p>
    <w:p w14:paraId="488E7D18"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+ 6)</w:t>
      </w:r>
    </w:p>
    <w:p w14:paraId="1D61CE00"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+ 7)</w:t>
      </w:r>
    </w:p>
    <w:p w14:paraId="4C288607"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+ 8)</w:t>
      </w:r>
    </w:p>
    <w:p w14:paraId="49AAA4F1"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+ 9)</w:t>
      </w:r>
    </w:p>
    <w:p w14:paraId="328688B2"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+ 10)</w:t>
      </w:r>
    </w:p>
    <w:p w14:paraId="6E36D1A7"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+ 11)</w:t>
      </w:r>
    </w:p>
    <w:p w14:paraId="4815EE53"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+ 12)</w:t>
      </w:r>
    </w:p>
    <w:p w14:paraId="0C64CD55"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+ 13)</w:t>
      </w:r>
    </w:p>
    <w:p w14:paraId="1225EDEE"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+ 14)</w:t>
      </w:r>
    </w:p>
    <w:p w14:paraId="542571D7"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+ 15)</w:t>
      </w:r>
    </w:p>
    <w:p w14:paraId="3B8D2FA7"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+ 16)</w:t>
      </w:r>
    </w:p>
    <w:p w14:paraId="3269FEBF"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+ 17)</w:t>
      </w:r>
    </w:p>
    <w:p w14:paraId="275EC080"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+ 18)</w:t>
      </w:r>
    </w:p>
    <w:p w14:paraId="790BC38A"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+ 19)</w:t>
      </w:r>
    </w:p>
    <w:p w14:paraId="53598B8E"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+ 20)</w:t>
      </w:r>
    </w:p>
    <w:p w14:paraId="2D4B9B55"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+ 21)</w:t>
      </w:r>
    </w:p>
    <w:p w14:paraId="4892D010"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+ 22)</w:t>
      </w:r>
    </w:p>
    <w:p w14:paraId="4344DAE4"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+ 23)</w:t>
      </w:r>
    </w:p>
    <w:p w14:paraId="438E37F1"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+ 24)</w:t>
      </w:r>
    </w:p>
    <w:p w14:paraId="4204ED98" w14:textId="77777777" w:rsidR="00857BEA" w:rsidRPr="00857BEA" w:rsidRDefault="00857BEA" w:rsidP="00857BEA">
      <w:pPr>
        <w:spacing w:before="180" w:after="0" w:line="240" w:lineRule="auto"/>
        <w:ind w:left="0" w:firstLine="0"/>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Todos estos números son </w:t>
      </w:r>
      <w:r w:rsidRPr="00857BEA">
        <w:rPr>
          <w:rFonts w:ascii="Times New Roman" w:eastAsia="Times New Roman" w:hAnsi="Times New Roman" w:cs="Times New Roman"/>
          <w:b/>
          <w:bCs/>
          <w:color w:val="auto"/>
          <w:kern w:val="0"/>
          <w:sz w:val="24"/>
          <w:szCs w:val="24"/>
          <w14:ligatures w14:val="none"/>
        </w:rPr>
        <w:t>compuestos</w:t>
      </w:r>
      <w:r w:rsidRPr="00857BEA">
        <w:rPr>
          <w:rFonts w:ascii="Times New Roman" w:eastAsia="Times New Roman" w:hAnsi="Times New Roman" w:cs="Times New Roman"/>
          <w:color w:val="auto"/>
          <w:kern w:val="0"/>
          <w:sz w:val="24"/>
          <w:szCs w:val="24"/>
          <w14:ligatures w14:val="none"/>
        </w:rPr>
        <w:t> (no primos). La existencia de esta serie de números compuestos consecutivos demuestra que incluso en una secuencia tan grande como (24!), no hay ningún número primo entre ellos. Esto es un ejemplo de cómo los números primos pueden ser escasos y difíciles de encontrar en ciertas secuencias.</w:t>
      </w:r>
    </w:p>
    <w:p w14:paraId="521BC047" w14:textId="77777777" w:rsidR="00857BEA" w:rsidRPr="00857BEA" w:rsidRDefault="00857BEA" w:rsidP="00857BEA">
      <w:pPr>
        <w:spacing w:before="180" w:after="0" w:line="240" w:lineRule="auto"/>
        <w:ind w:left="0" w:firstLine="0"/>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Es importante destacar que aunque estos números son compuestos, no necesariamente son los más pequeños posibles. Sin embargo, lo que nos interesa es la </w:t>
      </w:r>
      <w:r w:rsidRPr="00857BEA">
        <w:rPr>
          <w:rFonts w:ascii="Times New Roman" w:eastAsia="Times New Roman" w:hAnsi="Times New Roman" w:cs="Times New Roman"/>
          <w:b/>
          <w:bCs/>
          <w:color w:val="auto"/>
          <w:kern w:val="0"/>
          <w:sz w:val="24"/>
          <w:szCs w:val="24"/>
          <w14:ligatures w14:val="none"/>
        </w:rPr>
        <w:t>existencia</w:t>
      </w:r>
      <w:r w:rsidRPr="00857BEA">
        <w:rPr>
          <w:rFonts w:ascii="Times New Roman" w:eastAsia="Times New Roman" w:hAnsi="Times New Roman" w:cs="Times New Roman"/>
          <w:color w:val="auto"/>
          <w:kern w:val="0"/>
          <w:sz w:val="24"/>
          <w:szCs w:val="24"/>
          <w14:ligatures w14:val="none"/>
        </w:rPr>
        <w:t xml:space="preserve"> de esta serie de números compuestos consecutivos. Y como mencioné antes, esto puede aplicarse a cualquier número natural, sin importar cuán grande sea. </w:t>
      </w:r>
      <w:r w:rsidRPr="00857BEA">
        <w:rPr>
          <w:rFonts w:ascii="Segoe UI Emoji" w:eastAsia="Times New Roman" w:hAnsi="Segoe UI Emoji" w:cs="Segoe UI Emoji"/>
          <w:color w:val="auto"/>
          <w:kern w:val="0"/>
          <w:sz w:val="24"/>
          <w:szCs w:val="24"/>
          <w14:ligatures w14:val="none"/>
        </w:rPr>
        <w:t>🌟</w:t>
      </w:r>
    </w:p>
    <w:p w14:paraId="0EA7B009" w14:textId="0DAC3864" w:rsidR="00857BEA" w:rsidRDefault="00857BEA">
      <w:pPr>
        <w:pStyle w:val="Textocomentario"/>
      </w:pPr>
    </w:p>
  </w:comment>
  <w:comment w:id="5" w:author="Víctor Manzanares Alberola" w:date="2024-03-25T08:37:00Z" w:initials="vm">
    <w:p w14:paraId="7BC8DF06" w14:textId="77777777" w:rsidR="00AF2E31" w:rsidRDefault="00AF2E31" w:rsidP="00AF2E31">
      <w:pPr>
        <w:pStyle w:val="NormalWeb"/>
        <w:shd w:val="clear" w:color="auto" w:fill="FFFFFF"/>
        <w:spacing w:before="0" w:beforeAutospacing="0" w:after="0" w:afterAutospacing="0"/>
        <w:rPr>
          <w:rFonts w:ascii="Roboto" w:hAnsi="Roboto"/>
          <w:color w:val="111111"/>
        </w:rPr>
      </w:pPr>
      <w:r>
        <w:rPr>
          <w:rStyle w:val="Refdecomentario"/>
        </w:rPr>
        <w:annotationRef/>
      </w:r>
      <w:r>
        <w:rPr>
          <w:rFonts w:ascii="Roboto" w:hAnsi="Roboto"/>
          <w:color w:val="111111"/>
        </w:rPr>
        <w:t>En matemáticas, un </w:t>
      </w:r>
      <w:r>
        <w:rPr>
          <w:rStyle w:val="Textoennegrita"/>
          <w:rFonts w:ascii="Roboto" w:hAnsi="Roboto"/>
          <w:color w:val="111111"/>
        </w:rPr>
        <w:t>primo factorial</w:t>
      </w:r>
      <w:r>
        <w:rPr>
          <w:rFonts w:ascii="Roboto" w:hAnsi="Roboto"/>
          <w:color w:val="111111"/>
        </w:rPr>
        <w:t> es un número primo que es </w:t>
      </w:r>
      <w:r>
        <w:rPr>
          <w:rStyle w:val="Textoennegrita"/>
          <w:rFonts w:ascii="Roboto" w:hAnsi="Roboto"/>
          <w:color w:val="111111"/>
        </w:rPr>
        <w:t>una unidad menor o una unidad mayor que un número factorial</w:t>
      </w:r>
      <w:r>
        <w:rPr>
          <w:rFonts w:ascii="Roboto" w:hAnsi="Roboto"/>
          <w:color w:val="111111"/>
        </w:rPr>
        <w:t>. Los primeros 10 primos factoriales son:</w:t>
      </w:r>
    </w:p>
    <w:p w14:paraId="6420F4B2" w14:textId="77777777" w:rsidR="00AF2E31" w:rsidRDefault="00AF2E31" w:rsidP="00AF2E31">
      <w:pPr>
        <w:numPr>
          <w:ilvl w:val="0"/>
          <w:numId w:val="37"/>
        </w:numPr>
        <w:shd w:val="clear" w:color="auto" w:fill="FFFFFF"/>
        <w:spacing w:before="100" w:beforeAutospacing="1" w:after="100" w:afterAutospacing="1" w:line="240" w:lineRule="auto"/>
        <w:jc w:val="left"/>
        <w:rPr>
          <w:rFonts w:ascii="Roboto" w:hAnsi="Roboto"/>
          <w:color w:val="111111"/>
        </w:rPr>
      </w:pPr>
      <w:r>
        <w:rPr>
          <w:rFonts w:ascii="Roboto" w:hAnsi="Roboto"/>
          <w:color w:val="111111"/>
        </w:rPr>
        <w:t>(2) (que se puede expresar como (0! + 1) o (1! + 1))</w:t>
      </w:r>
    </w:p>
    <w:p w14:paraId="5F5832E5" w14:textId="77777777" w:rsidR="00AF2E31" w:rsidRDefault="00AF2E31" w:rsidP="00AF2E31">
      <w:pPr>
        <w:numPr>
          <w:ilvl w:val="0"/>
          <w:numId w:val="37"/>
        </w:numPr>
        <w:shd w:val="clear" w:color="auto" w:fill="FFFFFF"/>
        <w:spacing w:before="100" w:beforeAutospacing="1" w:after="100" w:afterAutospacing="1" w:line="240" w:lineRule="auto"/>
        <w:jc w:val="left"/>
        <w:rPr>
          <w:rFonts w:ascii="Roboto" w:hAnsi="Roboto"/>
          <w:color w:val="111111"/>
        </w:rPr>
      </w:pPr>
      <w:r>
        <w:rPr>
          <w:rFonts w:ascii="Roboto" w:hAnsi="Roboto"/>
          <w:color w:val="111111"/>
        </w:rPr>
        <w:t>(3) ((2! + 1))</w:t>
      </w:r>
    </w:p>
    <w:p w14:paraId="55A55A0D" w14:textId="77777777" w:rsidR="00AF2E31" w:rsidRDefault="00AF2E31" w:rsidP="00AF2E31">
      <w:pPr>
        <w:numPr>
          <w:ilvl w:val="0"/>
          <w:numId w:val="37"/>
        </w:numPr>
        <w:shd w:val="clear" w:color="auto" w:fill="FFFFFF"/>
        <w:spacing w:before="100" w:beforeAutospacing="1" w:after="100" w:afterAutospacing="1" w:line="240" w:lineRule="auto"/>
        <w:jc w:val="left"/>
        <w:rPr>
          <w:rFonts w:ascii="Roboto" w:hAnsi="Roboto"/>
          <w:color w:val="111111"/>
        </w:rPr>
      </w:pPr>
      <w:r>
        <w:rPr>
          <w:rFonts w:ascii="Roboto" w:hAnsi="Roboto"/>
          <w:color w:val="111111"/>
        </w:rPr>
        <w:t>(5) ((3! - 1))</w:t>
      </w:r>
    </w:p>
    <w:p w14:paraId="437C7CEA" w14:textId="77777777" w:rsidR="00AF2E31" w:rsidRDefault="00AF2E31" w:rsidP="00AF2E31">
      <w:pPr>
        <w:numPr>
          <w:ilvl w:val="0"/>
          <w:numId w:val="37"/>
        </w:numPr>
        <w:shd w:val="clear" w:color="auto" w:fill="FFFFFF"/>
        <w:spacing w:before="100" w:beforeAutospacing="1" w:after="100" w:afterAutospacing="1" w:line="240" w:lineRule="auto"/>
        <w:jc w:val="left"/>
        <w:rPr>
          <w:rFonts w:ascii="Roboto" w:hAnsi="Roboto"/>
          <w:color w:val="111111"/>
        </w:rPr>
      </w:pPr>
      <w:r>
        <w:rPr>
          <w:rFonts w:ascii="Roboto" w:hAnsi="Roboto"/>
          <w:color w:val="111111"/>
        </w:rPr>
        <w:t>(7) ((3! + 1))</w:t>
      </w:r>
    </w:p>
    <w:p w14:paraId="19D0EED5" w14:textId="77777777" w:rsidR="00AF2E31" w:rsidRDefault="00AF2E31" w:rsidP="00AF2E31">
      <w:pPr>
        <w:numPr>
          <w:ilvl w:val="0"/>
          <w:numId w:val="37"/>
        </w:numPr>
        <w:shd w:val="clear" w:color="auto" w:fill="FFFFFF"/>
        <w:spacing w:before="100" w:beforeAutospacing="1" w:after="100" w:afterAutospacing="1" w:line="240" w:lineRule="auto"/>
        <w:jc w:val="left"/>
        <w:rPr>
          <w:rFonts w:ascii="Roboto" w:hAnsi="Roboto"/>
          <w:color w:val="111111"/>
        </w:rPr>
      </w:pPr>
      <w:r>
        <w:rPr>
          <w:rFonts w:ascii="Roboto" w:hAnsi="Roboto"/>
          <w:color w:val="111111"/>
        </w:rPr>
        <w:t>(23) ((4! - 1))</w:t>
      </w:r>
    </w:p>
    <w:p w14:paraId="7F672257" w14:textId="77777777" w:rsidR="00AF2E31" w:rsidRDefault="00AF2E31" w:rsidP="00AF2E31">
      <w:pPr>
        <w:numPr>
          <w:ilvl w:val="0"/>
          <w:numId w:val="37"/>
        </w:numPr>
        <w:shd w:val="clear" w:color="auto" w:fill="FFFFFF"/>
        <w:spacing w:before="100" w:beforeAutospacing="1" w:after="100" w:afterAutospacing="1" w:line="240" w:lineRule="auto"/>
        <w:jc w:val="left"/>
        <w:rPr>
          <w:rFonts w:ascii="Roboto" w:hAnsi="Roboto"/>
          <w:color w:val="111111"/>
        </w:rPr>
      </w:pPr>
      <w:r>
        <w:rPr>
          <w:rFonts w:ascii="Roboto" w:hAnsi="Roboto"/>
          <w:color w:val="111111"/>
        </w:rPr>
        <w:t>(719) ((6! - 1))</w:t>
      </w:r>
    </w:p>
    <w:p w14:paraId="329D4FF4" w14:textId="77777777" w:rsidR="00AF2E31" w:rsidRDefault="00AF2E31" w:rsidP="00AF2E31">
      <w:pPr>
        <w:numPr>
          <w:ilvl w:val="0"/>
          <w:numId w:val="37"/>
        </w:numPr>
        <w:shd w:val="clear" w:color="auto" w:fill="FFFFFF"/>
        <w:spacing w:before="100" w:beforeAutospacing="1" w:after="100" w:afterAutospacing="1" w:line="240" w:lineRule="auto"/>
        <w:jc w:val="left"/>
        <w:rPr>
          <w:rFonts w:ascii="Roboto" w:hAnsi="Roboto"/>
          <w:color w:val="111111"/>
        </w:rPr>
      </w:pPr>
      <w:r>
        <w:rPr>
          <w:rFonts w:ascii="Roboto" w:hAnsi="Roboto"/>
          <w:color w:val="111111"/>
        </w:rPr>
        <w:t>(5039) ((7! - 1))</w:t>
      </w:r>
    </w:p>
    <w:p w14:paraId="5811104B" w14:textId="77777777" w:rsidR="00AF2E31" w:rsidRDefault="00AF2E31" w:rsidP="00AF2E31">
      <w:pPr>
        <w:numPr>
          <w:ilvl w:val="0"/>
          <w:numId w:val="37"/>
        </w:numPr>
        <w:shd w:val="clear" w:color="auto" w:fill="FFFFFF"/>
        <w:spacing w:before="100" w:beforeAutospacing="1" w:after="100" w:afterAutospacing="1" w:line="240" w:lineRule="auto"/>
        <w:jc w:val="left"/>
        <w:rPr>
          <w:rFonts w:ascii="Roboto" w:hAnsi="Roboto"/>
          <w:color w:val="111111"/>
        </w:rPr>
      </w:pPr>
      <w:r>
        <w:rPr>
          <w:rFonts w:ascii="Roboto" w:hAnsi="Roboto"/>
          <w:color w:val="111111"/>
        </w:rPr>
        <w:t>(39916801) ((11! + 1))</w:t>
      </w:r>
    </w:p>
    <w:p w14:paraId="21AAE01E" w14:textId="77777777" w:rsidR="00AF2E31" w:rsidRDefault="00AF2E31" w:rsidP="00AF2E31">
      <w:pPr>
        <w:numPr>
          <w:ilvl w:val="0"/>
          <w:numId w:val="37"/>
        </w:numPr>
        <w:shd w:val="clear" w:color="auto" w:fill="FFFFFF"/>
        <w:spacing w:before="100" w:beforeAutospacing="1" w:after="100" w:afterAutospacing="1" w:line="240" w:lineRule="auto"/>
        <w:jc w:val="left"/>
        <w:rPr>
          <w:rFonts w:ascii="Roboto" w:hAnsi="Roboto"/>
          <w:color w:val="111111"/>
        </w:rPr>
      </w:pPr>
      <w:r>
        <w:rPr>
          <w:rFonts w:ascii="Roboto" w:hAnsi="Roboto"/>
          <w:color w:val="111111"/>
        </w:rPr>
        <w:t>(479001599) ((12! - 1))</w:t>
      </w:r>
    </w:p>
    <w:p w14:paraId="3364B4B1" w14:textId="77777777" w:rsidR="00AF2E31" w:rsidRDefault="00AF2E31" w:rsidP="00AF2E31">
      <w:pPr>
        <w:numPr>
          <w:ilvl w:val="0"/>
          <w:numId w:val="37"/>
        </w:numPr>
        <w:shd w:val="clear" w:color="auto" w:fill="FFFFFF"/>
        <w:spacing w:before="100" w:beforeAutospacing="1" w:after="100" w:afterAutospacing="1" w:line="240" w:lineRule="auto"/>
        <w:jc w:val="left"/>
        <w:rPr>
          <w:rFonts w:ascii="Roboto" w:hAnsi="Roboto"/>
          <w:color w:val="111111"/>
        </w:rPr>
      </w:pPr>
      <w:r>
        <w:rPr>
          <w:rFonts w:ascii="Roboto" w:hAnsi="Roboto"/>
          <w:color w:val="111111"/>
        </w:rPr>
        <w:t>(87178291199) ((14! - 1))</w:t>
      </w:r>
    </w:p>
    <w:p w14:paraId="3974C351" w14:textId="77777777" w:rsidR="00AF2E31" w:rsidRDefault="00AF2E31" w:rsidP="00AF2E31">
      <w:pPr>
        <w:pStyle w:val="NormalWeb"/>
        <w:shd w:val="clear" w:color="auto" w:fill="FFFFFF"/>
        <w:spacing w:before="0" w:beforeAutospacing="0" w:after="0" w:afterAutospacing="0"/>
        <w:rPr>
          <w:rFonts w:ascii="Roboto" w:hAnsi="Roboto"/>
          <w:color w:val="111111"/>
        </w:rPr>
      </w:pPr>
      <w:r>
        <w:rPr>
          <w:rFonts w:ascii="Roboto" w:hAnsi="Roboto"/>
          <w:color w:val="111111"/>
        </w:rPr>
        <w:t>Además, existen otros números primos factoriales, pero no se conocen muchos de ellos. Por ejemplo, (n! - 1) es primo para ciertos valores de (n), y (n! + 1) también puede ser primo para otros valores de (n). </w:t>
      </w:r>
      <w:hyperlink r:id="rId15" w:tgtFrame="_blank" w:history="1">
        <w:r>
          <w:rPr>
            <w:rStyle w:val="Hipervnculo"/>
            <w:rFonts w:ascii="Roboto" w:hAnsi="Roboto"/>
          </w:rPr>
          <w:t>Sin embargo, no se ha encontrado una fórmula general que genere todos los primos factoriales</w:t>
        </w:r>
      </w:hyperlink>
      <w:hyperlink r:id="rId16" w:tgtFrame="_blank" w:history="1">
        <w:r>
          <w:rPr>
            <w:rStyle w:val="Hipervnculo"/>
            <w:rFonts w:ascii="Roboto" w:hAnsi="Roboto"/>
            <w:vertAlign w:val="superscript"/>
          </w:rPr>
          <w:t>1</w:t>
        </w:r>
      </w:hyperlink>
      <w:r>
        <w:rPr>
          <w:rFonts w:ascii="Roboto" w:hAnsi="Roboto"/>
          <w:color w:val="111111"/>
        </w:rPr>
        <w:t>.</w:t>
      </w:r>
    </w:p>
    <w:p w14:paraId="4F75CC2C" w14:textId="77777777" w:rsidR="00AF2E31" w:rsidRDefault="00AF2E31" w:rsidP="00AF2E31">
      <w:pPr>
        <w:pStyle w:val="NormalWeb"/>
        <w:shd w:val="clear" w:color="auto" w:fill="FFFFFF"/>
        <w:spacing w:before="180" w:beforeAutospacing="0" w:after="0" w:afterAutospacing="0"/>
        <w:rPr>
          <w:rFonts w:ascii="Roboto" w:hAnsi="Roboto"/>
          <w:color w:val="111111"/>
        </w:rPr>
      </w:pPr>
      <w:r>
        <w:rPr>
          <w:rFonts w:ascii="Roboto" w:hAnsi="Roboto"/>
          <w:color w:val="111111"/>
        </w:rPr>
        <w:t>En cuanto a tu pregunta específica, si en (24!) hay 24 números compuestos consecutivos, el siguiente número no necesariamente debe ser primo. La existencia de 24 compuestos consecutivos no garantiza que el siguiente número sea primo. La distribución de primos y compuestos es compleja y no sigue patrones predecibles. Por lo tanto, no podemos afirmar con certeza que el siguiente número después de los 24 compuestos consecutivos sea primo.</w:t>
      </w:r>
    </w:p>
    <w:p w14:paraId="75269457" w14:textId="77777777" w:rsidR="00AF2E31" w:rsidRDefault="00AF2E31" w:rsidP="00AF2E31">
      <w:pPr>
        <w:pStyle w:val="NormalWeb"/>
        <w:shd w:val="clear" w:color="auto" w:fill="FFFFFF"/>
        <w:spacing w:before="180" w:beforeAutospacing="0" w:after="0" w:afterAutospacing="0"/>
        <w:rPr>
          <w:rFonts w:ascii="Roboto" w:hAnsi="Roboto"/>
          <w:color w:val="111111"/>
        </w:rPr>
      </w:pPr>
      <w:r>
        <w:rPr>
          <w:rFonts w:ascii="Roboto" w:hAnsi="Roboto"/>
          <w:color w:val="111111"/>
        </w:rPr>
        <w:t xml:space="preserve">En resumen, aunque los primos factoriales son interesantes, no podemos predecir con certeza si el siguiente número será primo o compuesto sin más información específica sobre ese número en particular. </w:t>
      </w:r>
      <w:r>
        <w:rPr>
          <w:rFonts w:ascii="Segoe UI Emoji" w:hAnsi="Segoe UI Emoji" w:cs="Segoe UI Emoji"/>
          <w:color w:val="111111"/>
        </w:rPr>
        <w:t>🌟</w:t>
      </w:r>
    </w:p>
    <w:p w14:paraId="4C97F2EE" w14:textId="6415BE12" w:rsidR="00AF2E31" w:rsidRDefault="00AF2E31">
      <w:pPr>
        <w:pStyle w:val="Textocomentario"/>
      </w:pPr>
    </w:p>
  </w:comment>
  <w:comment w:id="6" w:author="Víctor Manzanares Alberola" w:date="2024-03-25T08:39:00Z" w:initials="vm">
    <w:p w14:paraId="7EAD03ED" w14:textId="77777777" w:rsidR="00945030" w:rsidRPr="00945030" w:rsidRDefault="00945030" w:rsidP="00945030">
      <w:pPr>
        <w:pStyle w:val="NormalWeb"/>
        <w:shd w:val="clear" w:color="auto" w:fill="FFFFFF"/>
        <w:spacing w:before="0" w:beforeAutospacing="0" w:after="0" w:afterAutospacing="0"/>
        <w:rPr>
          <w:rFonts w:ascii="Roboto" w:hAnsi="Roboto"/>
          <w:color w:val="111111"/>
        </w:rPr>
      </w:pPr>
      <w:r>
        <w:rPr>
          <w:rStyle w:val="Refdecomentario"/>
        </w:rPr>
        <w:annotationRef/>
      </w:r>
      <w:r w:rsidRPr="00945030">
        <w:rPr>
          <w:rFonts w:ascii="Roboto" w:hAnsi="Roboto"/>
          <w:color w:val="111111"/>
        </w:rPr>
        <w:t>La </w:t>
      </w:r>
      <w:r w:rsidRPr="00945030">
        <w:rPr>
          <w:rFonts w:ascii="Roboto" w:hAnsi="Roboto"/>
          <w:b/>
          <w:bCs/>
          <w:color w:val="111111"/>
        </w:rPr>
        <w:t>conjetura de Goldbach</w:t>
      </w:r>
      <w:r w:rsidRPr="00945030">
        <w:rPr>
          <w:rFonts w:ascii="Roboto" w:hAnsi="Roboto"/>
          <w:color w:val="111111"/>
        </w:rPr>
        <w:t> es uno de los problemas no resueltos más antiguos y conocidos en la teoría de números y en toda las matemáticas. Fue formulada por el matemático prusiano </w:t>
      </w:r>
      <w:r w:rsidRPr="00945030">
        <w:rPr>
          <w:rFonts w:ascii="Roboto" w:hAnsi="Roboto"/>
          <w:b/>
          <w:bCs/>
          <w:color w:val="111111"/>
        </w:rPr>
        <w:t>Christian Goldbach</w:t>
      </w:r>
      <w:r w:rsidRPr="00945030">
        <w:rPr>
          <w:rFonts w:ascii="Roboto" w:hAnsi="Roboto"/>
          <w:color w:val="111111"/>
        </w:rPr>
        <w:t> en 1742 y establece lo siguiente:</w:t>
      </w:r>
    </w:p>
    <w:p w14:paraId="4E7C862B" w14:textId="77777777" w:rsidR="00945030" w:rsidRPr="00945030" w:rsidRDefault="00945030" w:rsidP="00945030">
      <w:pPr>
        <w:shd w:val="clear" w:color="auto" w:fill="FFFFFF"/>
        <w:spacing w:after="0" w:line="240" w:lineRule="auto"/>
        <w:ind w:left="0" w:firstLine="0"/>
        <w:jc w:val="left"/>
        <w:rPr>
          <w:rFonts w:ascii="Roboto" w:eastAsia="Times New Roman" w:hAnsi="Roboto" w:cs="Times New Roman"/>
          <w:i/>
          <w:iCs/>
          <w:color w:val="111111"/>
          <w:kern w:val="0"/>
          <w:sz w:val="24"/>
          <w:szCs w:val="24"/>
          <w14:ligatures w14:val="none"/>
        </w:rPr>
      </w:pPr>
      <w:r w:rsidRPr="00945030">
        <w:rPr>
          <w:rFonts w:ascii="Roboto" w:eastAsia="Times New Roman" w:hAnsi="Roboto" w:cs="Times New Roman"/>
          <w:b/>
          <w:bCs/>
          <w:i/>
          <w:iCs/>
          <w:color w:val="111111"/>
          <w:kern w:val="0"/>
          <w:sz w:val="24"/>
          <w:szCs w:val="24"/>
          <w14:ligatures w14:val="none"/>
        </w:rPr>
        <w:t>Cada número natural par mayor que 2 es la suma de dos números primos.</w:t>
      </w:r>
    </w:p>
    <w:p w14:paraId="1A340F31" w14:textId="77777777" w:rsidR="00945030" w:rsidRPr="00945030" w:rsidRDefault="00945030" w:rsidP="00945030">
      <w:pPr>
        <w:shd w:val="clear" w:color="auto" w:fill="FFFFFF"/>
        <w:spacing w:before="180" w:after="0" w:line="240" w:lineRule="auto"/>
        <w:ind w:left="0" w:firstLine="0"/>
        <w:jc w:val="left"/>
        <w:rPr>
          <w:rFonts w:ascii="Roboto" w:eastAsia="Times New Roman" w:hAnsi="Roboto" w:cs="Times New Roman"/>
          <w:color w:val="111111"/>
          <w:kern w:val="0"/>
          <w:sz w:val="24"/>
          <w:szCs w:val="24"/>
          <w14:ligatures w14:val="none"/>
        </w:rPr>
      </w:pPr>
      <w:r w:rsidRPr="00945030">
        <w:rPr>
          <w:rFonts w:ascii="Roboto" w:eastAsia="Times New Roman" w:hAnsi="Roboto" w:cs="Times New Roman"/>
          <w:color w:val="111111"/>
          <w:kern w:val="0"/>
          <w:sz w:val="24"/>
          <w:szCs w:val="24"/>
          <w14:ligatures w14:val="none"/>
        </w:rPr>
        <w:t>En otras palabras, cualquier número par mayor que 2 puede expresarse como la suma de dos números primos. Por ejemplo:</w:t>
      </w:r>
    </w:p>
    <w:p w14:paraId="5A379009" w14:textId="77777777" w:rsidR="00945030" w:rsidRPr="00945030" w:rsidRDefault="00945030" w:rsidP="00945030">
      <w:pPr>
        <w:numPr>
          <w:ilvl w:val="0"/>
          <w:numId w:val="38"/>
        </w:numPr>
        <w:shd w:val="clear" w:color="auto" w:fill="FFFFFF"/>
        <w:spacing w:before="100" w:beforeAutospacing="1" w:after="100" w:afterAutospacing="1" w:line="240" w:lineRule="auto"/>
        <w:jc w:val="left"/>
        <w:rPr>
          <w:rFonts w:ascii="Roboto" w:eastAsia="Times New Roman" w:hAnsi="Roboto" w:cs="Times New Roman"/>
          <w:color w:val="111111"/>
          <w:kern w:val="0"/>
          <w:sz w:val="24"/>
          <w:szCs w:val="24"/>
          <w14:ligatures w14:val="none"/>
        </w:rPr>
      </w:pPr>
      <w:r w:rsidRPr="00945030">
        <w:rPr>
          <w:rFonts w:ascii="Roboto" w:eastAsia="Times New Roman" w:hAnsi="Roboto" w:cs="Times New Roman"/>
          <w:color w:val="111111"/>
          <w:kern w:val="0"/>
          <w:sz w:val="24"/>
          <w:szCs w:val="24"/>
          <w14:ligatures w14:val="none"/>
        </w:rPr>
        <w:t>(4 = 2 + 2)</w:t>
      </w:r>
    </w:p>
    <w:p w14:paraId="209D7CD1" w14:textId="77777777" w:rsidR="00945030" w:rsidRPr="00945030" w:rsidRDefault="00945030" w:rsidP="00945030">
      <w:pPr>
        <w:numPr>
          <w:ilvl w:val="0"/>
          <w:numId w:val="38"/>
        </w:numPr>
        <w:shd w:val="clear" w:color="auto" w:fill="FFFFFF"/>
        <w:spacing w:before="100" w:beforeAutospacing="1" w:after="100" w:afterAutospacing="1" w:line="240" w:lineRule="auto"/>
        <w:jc w:val="left"/>
        <w:rPr>
          <w:rFonts w:ascii="Roboto" w:eastAsia="Times New Roman" w:hAnsi="Roboto" w:cs="Times New Roman"/>
          <w:color w:val="111111"/>
          <w:kern w:val="0"/>
          <w:sz w:val="24"/>
          <w:szCs w:val="24"/>
          <w14:ligatures w14:val="none"/>
        </w:rPr>
      </w:pPr>
      <w:r w:rsidRPr="00945030">
        <w:rPr>
          <w:rFonts w:ascii="Roboto" w:eastAsia="Times New Roman" w:hAnsi="Roboto" w:cs="Times New Roman"/>
          <w:color w:val="111111"/>
          <w:kern w:val="0"/>
          <w:sz w:val="24"/>
          <w:szCs w:val="24"/>
          <w14:ligatures w14:val="none"/>
        </w:rPr>
        <w:t>(6 = 3 + 3)</w:t>
      </w:r>
    </w:p>
    <w:p w14:paraId="54CA25B5" w14:textId="77777777" w:rsidR="00945030" w:rsidRPr="00945030" w:rsidRDefault="00945030" w:rsidP="00945030">
      <w:pPr>
        <w:numPr>
          <w:ilvl w:val="0"/>
          <w:numId w:val="38"/>
        </w:numPr>
        <w:shd w:val="clear" w:color="auto" w:fill="FFFFFF"/>
        <w:spacing w:before="100" w:beforeAutospacing="1" w:after="100" w:afterAutospacing="1" w:line="240" w:lineRule="auto"/>
        <w:jc w:val="left"/>
        <w:rPr>
          <w:rFonts w:ascii="Roboto" w:eastAsia="Times New Roman" w:hAnsi="Roboto" w:cs="Times New Roman"/>
          <w:color w:val="111111"/>
          <w:kern w:val="0"/>
          <w:sz w:val="24"/>
          <w:szCs w:val="24"/>
          <w14:ligatures w14:val="none"/>
        </w:rPr>
      </w:pPr>
      <w:r w:rsidRPr="00945030">
        <w:rPr>
          <w:rFonts w:ascii="Roboto" w:eastAsia="Times New Roman" w:hAnsi="Roboto" w:cs="Times New Roman"/>
          <w:color w:val="111111"/>
          <w:kern w:val="0"/>
          <w:sz w:val="24"/>
          <w:szCs w:val="24"/>
          <w14:ligatures w14:val="none"/>
        </w:rPr>
        <w:t>(8 = 3 + 5)</w:t>
      </w:r>
    </w:p>
    <w:p w14:paraId="6A156B0A" w14:textId="77777777" w:rsidR="00945030" w:rsidRPr="00945030" w:rsidRDefault="00945030" w:rsidP="00945030">
      <w:pPr>
        <w:numPr>
          <w:ilvl w:val="0"/>
          <w:numId w:val="38"/>
        </w:numPr>
        <w:shd w:val="clear" w:color="auto" w:fill="FFFFFF"/>
        <w:spacing w:before="100" w:beforeAutospacing="1" w:after="100" w:afterAutospacing="1" w:line="240" w:lineRule="auto"/>
        <w:jc w:val="left"/>
        <w:rPr>
          <w:rFonts w:ascii="Roboto" w:eastAsia="Times New Roman" w:hAnsi="Roboto" w:cs="Times New Roman"/>
          <w:color w:val="111111"/>
          <w:kern w:val="0"/>
          <w:sz w:val="24"/>
          <w:szCs w:val="24"/>
          <w14:ligatures w14:val="none"/>
        </w:rPr>
      </w:pPr>
      <w:r w:rsidRPr="00945030">
        <w:rPr>
          <w:rFonts w:ascii="Roboto" w:eastAsia="Times New Roman" w:hAnsi="Roboto" w:cs="Times New Roman"/>
          <w:color w:val="111111"/>
          <w:kern w:val="0"/>
          <w:sz w:val="24"/>
          <w:szCs w:val="24"/>
          <w14:ligatures w14:val="none"/>
        </w:rPr>
        <w:t>(10 = 3 + 7) o (5 + 5)</w:t>
      </w:r>
    </w:p>
    <w:p w14:paraId="52B85A1D" w14:textId="77777777" w:rsidR="00945030" w:rsidRPr="00945030" w:rsidRDefault="00945030" w:rsidP="00945030">
      <w:pPr>
        <w:shd w:val="clear" w:color="auto" w:fill="FFFFFF"/>
        <w:spacing w:before="180" w:after="0" w:line="240" w:lineRule="auto"/>
        <w:ind w:left="0" w:firstLine="0"/>
        <w:jc w:val="left"/>
        <w:rPr>
          <w:rFonts w:ascii="Roboto" w:eastAsia="Times New Roman" w:hAnsi="Roboto" w:cs="Times New Roman"/>
          <w:color w:val="111111"/>
          <w:kern w:val="0"/>
          <w:sz w:val="24"/>
          <w:szCs w:val="24"/>
          <w14:ligatures w14:val="none"/>
        </w:rPr>
      </w:pPr>
      <w:r w:rsidRPr="00945030">
        <w:rPr>
          <w:rFonts w:ascii="Roboto" w:eastAsia="Times New Roman" w:hAnsi="Roboto" w:cs="Times New Roman"/>
          <w:color w:val="111111"/>
          <w:kern w:val="0"/>
          <w:sz w:val="24"/>
          <w:szCs w:val="24"/>
          <w14:ligatures w14:val="none"/>
        </w:rPr>
        <w:t>Aunque la conjetura ha sido verificada para todos los enteros menores que (4 \times 10^{18}), sigue sin estar demostrada a pesar de los esfuerzos considerables.</w:t>
      </w:r>
    </w:p>
    <w:p w14:paraId="0565F191" w14:textId="77777777" w:rsidR="00945030" w:rsidRPr="00945030" w:rsidRDefault="00945030" w:rsidP="00945030">
      <w:pPr>
        <w:shd w:val="clear" w:color="auto" w:fill="FFFFFF"/>
        <w:spacing w:before="180" w:after="0" w:line="240" w:lineRule="auto"/>
        <w:ind w:left="0" w:firstLine="0"/>
        <w:jc w:val="left"/>
        <w:rPr>
          <w:rFonts w:ascii="Roboto" w:eastAsia="Times New Roman" w:hAnsi="Roboto" w:cs="Times New Roman"/>
          <w:color w:val="111111"/>
          <w:kern w:val="0"/>
          <w:sz w:val="24"/>
          <w:szCs w:val="24"/>
          <w14:ligatures w14:val="none"/>
        </w:rPr>
      </w:pPr>
      <w:r w:rsidRPr="00945030">
        <w:rPr>
          <w:rFonts w:ascii="Roboto" w:eastAsia="Times New Roman" w:hAnsi="Roboto" w:cs="Times New Roman"/>
          <w:color w:val="111111"/>
          <w:kern w:val="0"/>
          <w:sz w:val="24"/>
          <w:szCs w:val="24"/>
          <w14:ligatures w14:val="none"/>
        </w:rPr>
        <w:t>Ahora, respondiendo a tus preguntas específicas:</w:t>
      </w:r>
    </w:p>
    <w:p w14:paraId="32F0F1C9" w14:textId="77777777" w:rsidR="00945030" w:rsidRPr="00945030" w:rsidRDefault="00945030" w:rsidP="00945030">
      <w:pPr>
        <w:numPr>
          <w:ilvl w:val="0"/>
          <w:numId w:val="39"/>
        </w:numPr>
        <w:shd w:val="clear" w:color="auto" w:fill="FFFFFF"/>
        <w:spacing w:after="0" w:line="240" w:lineRule="auto"/>
        <w:jc w:val="left"/>
        <w:rPr>
          <w:rFonts w:ascii="Roboto" w:eastAsia="Times New Roman" w:hAnsi="Roboto" w:cs="Times New Roman"/>
          <w:color w:val="111111"/>
          <w:kern w:val="0"/>
          <w:sz w:val="24"/>
          <w:szCs w:val="24"/>
          <w14:ligatures w14:val="none"/>
        </w:rPr>
      </w:pPr>
      <w:r w:rsidRPr="00945030">
        <w:rPr>
          <w:rFonts w:ascii="Roboto" w:eastAsia="Times New Roman" w:hAnsi="Roboto" w:cs="Times New Roman"/>
          <w:b/>
          <w:bCs/>
          <w:color w:val="111111"/>
          <w:kern w:val="0"/>
          <w:sz w:val="24"/>
          <w:szCs w:val="24"/>
          <w14:ligatures w14:val="none"/>
        </w:rPr>
        <w:t>¿Es igual de posible que se cumpla la conjetura para todos los pares?</w:t>
      </w:r>
    </w:p>
    <w:p w14:paraId="60788901" w14:textId="77777777" w:rsidR="00945030" w:rsidRPr="00945030" w:rsidRDefault="00945030" w:rsidP="00945030">
      <w:pPr>
        <w:numPr>
          <w:ilvl w:val="1"/>
          <w:numId w:val="39"/>
        </w:numPr>
        <w:shd w:val="clear" w:color="auto" w:fill="FFFFFF"/>
        <w:spacing w:before="100" w:beforeAutospacing="1" w:after="100" w:afterAutospacing="1" w:line="240" w:lineRule="auto"/>
        <w:jc w:val="left"/>
        <w:rPr>
          <w:rFonts w:ascii="Roboto" w:eastAsia="Times New Roman" w:hAnsi="Roboto" w:cs="Times New Roman"/>
          <w:color w:val="111111"/>
          <w:kern w:val="0"/>
          <w:sz w:val="24"/>
          <w:szCs w:val="24"/>
          <w14:ligatures w14:val="none"/>
        </w:rPr>
      </w:pPr>
      <w:r w:rsidRPr="00945030">
        <w:rPr>
          <w:rFonts w:ascii="Roboto" w:eastAsia="Times New Roman" w:hAnsi="Roboto" w:cs="Times New Roman"/>
          <w:color w:val="111111"/>
          <w:kern w:val="0"/>
          <w:sz w:val="24"/>
          <w:szCs w:val="24"/>
          <w14:ligatures w14:val="none"/>
        </w:rPr>
        <w:t>La conjetura de Goldbach se refiere a </w:t>
      </w:r>
      <w:r w:rsidRPr="00945030">
        <w:rPr>
          <w:rFonts w:ascii="Roboto" w:eastAsia="Times New Roman" w:hAnsi="Roboto" w:cs="Times New Roman"/>
          <w:b/>
          <w:bCs/>
          <w:color w:val="111111"/>
          <w:kern w:val="0"/>
          <w:sz w:val="24"/>
          <w:szCs w:val="24"/>
          <w14:ligatures w14:val="none"/>
        </w:rPr>
        <w:t>todos</w:t>
      </w:r>
      <w:r w:rsidRPr="00945030">
        <w:rPr>
          <w:rFonts w:ascii="Roboto" w:eastAsia="Times New Roman" w:hAnsi="Roboto" w:cs="Times New Roman"/>
          <w:color w:val="111111"/>
          <w:kern w:val="0"/>
          <w:sz w:val="24"/>
          <w:szCs w:val="24"/>
          <w14:ligatures w14:val="none"/>
        </w:rPr>
        <w:t> los números naturales pares mayores que 2. Por lo tanto, se espera que se cumpla para </w:t>
      </w:r>
      <w:r w:rsidRPr="00945030">
        <w:rPr>
          <w:rFonts w:ascii="Roboto" w:eastAsia="Times New Roman" w:hAnsi="Roboto" w:cs="Times New Roman"/>
          <w:b/>
          <w:bCs/>
          <w:color w:val="111111"/>
          <w:kern w:val="0"/>
          <w:sz w:val="24"/>
          <w:szCs w:val="24"/>
          <w14:ligatures w14:val="none"/>
        </w:rPr>
        <w:t>todos</w:t>
      </w:r>
      <w:r w:rsidRPr="00945030">
        <w:rPr>
          <w:rFonts w:ascii="Roboto" w:eastAsia="Times New Roman" w:hAnsi="Roboto" w:cs="Times New Roman"/>
          <w:color w:val="111111"/>
          <w:kern w:val="0"/>
          <w:sz w:val="24"/>
          <w:szCs w:val="24"/>
          <w14:ligatures w14:val="none"/>
        </w:rPr>
        <w:t> los pares.</w:t>
      </w:r>
    </w:p>
    <w:p w14:paraId="0B2CD52A" w14:textId="77777777" w:rsidR="00945030" w:rsidRPr="00945030" w:rsidRDefault="00945030" w:rsidP="00945030">
      <w:pPr>
        <w:numPr>
          <w:ilvl w:val="1"/>
          <w:numId w:val="39"/>
        </w:numPr>
        <w:shd w:val="clear" w:color="auto" w:fill="FFFFFF"/>
        <w:spacing w:before="100" w:beforeAutospacing="1" w:after="100" w:afterAutospacing="1" w:line="240" w:lineRule="auto"/>
        <w:jc w:val="left"/>
        <w:rPr>
          <w:rFonts w:ascii="Roboto" w:eastAsia="Times New Roman" w:hAnsi="Roboto" w:cs="Times New Roman"/>
          <w:color w:val="111111"/>
          <w:kern w:val="0"/>
          <w:sz w:val="24"/>
          <w:szCs w:val="24"/>
          <w14:ligatures w14:val="none"/>
        </w:rPr>
      </w:pPr>
      <w:r w:rsidRPr="00945030">
        <w:rPr>
          <w:rFonts w:ascii="Roboto" w:eastAsia="Times New Roman" w:hAnsi="Roboto" w:cs="Times New Roman"/>
          <w:color w:val="111111"/>
          <w:kern w:val="0"/>
          <w:sz w:val="24"/>
          <w:szCs w:val="24"/>
          <w14:ligatures w14:val="none"/>
        </w:rPr>
        <w:t>Sin embargo, no podemos afirmar con certeza que se cumpla para </w:t>
      </w:r>
      <w:r w:rsidRPr="00945030">
        <w:rPr>
          <w:rFonts w:ascii="Roboto" w:eastAsia="Times New Roman" w:hAnsi="Roboto" w:cs="Times New Roman"/>
          <w:b/>
          <w:bCs/>
          <w:color w:val="111111"/>
          <w:kern w:val="0"/>
          <w:sz w:val="24"/>
          <w:szCs w:val="24"/>
          <w14:ligatures w14:val="none"/>
        </w:rPr>
        <w:t>todos</w:t>
      </w:r>
      <w:r w:rsidRPr="00945030">
        <w:rPr>
          <w:rFonts w:ascii="Roboto" w:eastAsia="Times New Roman" w:hAnsi="Roboto" w:cs="Times New Roman"/>
          <w:color w:val="111111"/>
          <w:kern w:val="0"/>
          <w:sz w:val="24"/>
          <w:szCs w:val="24"/>
          <w14:ligatures w14:val="none"/>
        </w:rPr>
        <w:t> los pares hasta que se demuestre de manera general.</w:t>
      </w:r>
    </w:p>
    <w:p w14:paraId="51FA7204" w14:textId="77777777" w:rsidR="00945030" w:rsidRPr="00945030" w:rsidRDefault="00945030" w:rsidP="00945030">
      <w:pPr>
        <w:numPr>
          <w:ilvl w:val="0"/>
          <w:numId w:val="39"/>
        </w:numPr>
        <w:shd w:val="clear" w:color="auto" w:fill="FFFFFF"/>
        <w:spacing w:after="0" w:line="240" w:lineRule="auto"/>
        <w:jc w:val="left"/>
        <w:rPr>
          <w:rFonts w:ascii="Roboto" w:eastAsia="Times New Roman" w:hAnsi="Roboto" w:cs="Times New Roman"/>
          <w:color w:val="111111"/>
          <w:kern w:val="0"/>
          <w:sz w:val="24"/>
          <w:szCs w:val="24"/>
          <w14:ligatures w14:val="none"/>
        </w:rPr>
      </w:pPr>
      <w:r w:rsidRPr="00945030">
        <w:rPr>
          <w:rFonts w:ascii="Roboto" w:eastAsia="Times New Roman" w:hAnsi="Roboto" w:cs="Times New Roman"/>
          <w:b/>
          <w:bCs/>
          <w:color w:val="111111"/>
          <w:kern w:val="0"/>
          <w:sz w:val="24"/>
          <w:szCs w:val="24"/>
          <w14:ligatures w14:val="none"/>
        </w:rPr>
        <w:t>¿En algunos casos es imposible y en otros aún no sabemos si es posible o imposible?</w:t>
      </w:r>
    </w:p>
    <w:p w14:paraId="0FF4E16B" w14:textId="77777777" w:rsidR="00945030" w:rsidRPr="00945030" w:rsidRDefault="00945030" w:rsidP="00945030">
      <w:pPr>
        <w:numPr>
          <w:ilvl w:val="1"/>
          <w:numId w:val="39"/>
        </w:numPr>
        <w:shd w:val="clear" w:color="auto" w:fill="FFFFFF"/>
        <w:spacing w:before="100" w:beforeAutospacing="1" w:after="100" w:afterAutospacing="1" w:line="240" w:lineRule="auto"/>
        <w:jc w:val="left"/>
        <w:rPr>
          <w:rFonts w:ascii="Roboto" w:eastAsia="Times New Roman" w:hAnsi="Roboto" w:cs="Times New Roman"/>
          <w:color w:val="111111"/>
          <w:kern w:val="0"/>
          <w:sz w:val="24"/>
          <w:szCs w:val="24"/>
          <w14:ligatures w14:val="none"/>
        </w:rPr>
      </w:pPr>
      <w:r w:rsidRPr="00945030">
        <w:rPr>
          <w:rFonts w:ascii="Roboto" w:eastAsia="Times New Roman" w:hAnsi="Roboto" w:cs="Times New Roman"/>
          <w:color w:val="111111"/>
          <w:kern w:val="0"/>
          <w:sz w:val="24"/>
          <w:szCs w:val="24"/>
          <w14:ligatures w14:val="none"/>
        </w:rPr>
        <w:t>Hasta ahora, no se ha encontrado ningún número par mayor que 2 que no pueda expresarse como la suma de dos números primos.</w:t>
      </w:r>
    </w:p>
    <w:p w14:paraId="407870CE" w14:textId="77777777" w:rsidR="00945030" w:rsidRPr="00945030" w:rsidRDefault="00945030" w:rsidP="00945030">
      <w:pPr>
        <w:numPr>
          <w:ilvl w:val="1"/>
          <w:numId w:val="39"/>
        </w:numPr>
        <w:shd w:val="clear" w:color="auto" w:fill="FFFFFF"/>
        <w:spacing w:before="100" w:beforeAutospacing="1" w:after="100" w:afterAutospacing="1" w:line="240" w:lineRule="auto"/>
        <w:jc w:val="left"/>
        <w:rPr>
          <w:rFonts w:ascii="Roboto" w:eastAsia="Times New Roman" w:hAnsi="Roboto" w:cs="Times New Roman"/>
          <w:color w:val="111111"/>
          <w:kern w:val="0"/>
          <w:sz w:val="24"/>
          <w:szCs w:val="24"/>
          <w14:ligatures w14:val="none"/>
        </w:rPr>
      </w:pPr>
      <w:r w:rsidRPr="00945030">
        <w:rPr>
          <w:rFonts w:ascii="Roboto" w:eastAsia="Times New Roman" w:hAnsi="Roboto" w:cs="Times New Roman"/>
          <w:color w:val="111111"/>
          <w:kern w:val="0"/>
          <w:sz w:val="24"/>
          <w:szCs w:val="24"/>
          <w14:ligatures w14:val="none"/>
        </w:rPr>
        <w:t>La conjetura sigue siendo </w:t>
      </w:r>
      <w:r w:rsidRPr="00945030">
        <w:rPr>
          <w:rFonts w:ascii="Roboto" w:eastAsia="Times New Roman" w:hAnsi="Roboto" w:cs="Times New Roman"/>
          <w:b/>
          <w:bCs/>
          <w:color w:val="111111"/>
          <w:kern w:val="0"/>
          <w:sz w:val="24"/>
          <w:szCs w:val="24"/>
          <w14:ligatures w14:val="none"/>
        </w:rPr>
        <w:t>abierta</w:t>
      </w:r>
      <w:r w:rsidRPr="00945030">
        <w:rPr>
          <w:rFonts w:ascii="Roboto" w:eastAsia="Times New Roman" w:hAnsi="Roboto" w:cs="Times New Roman"/>
          <w:color w:val="111111"/>
          <w:kern w:val="0"/>
          <w:sz w:val="24"/>
          <w:szCs w:val="24"/>
          <w14:ligatures w14:val="none"/>
        </w:rPr>
        <w:t>, lo que significa que no se ha demostrado ni refutado de manera general.</w:t>
      </w:r>
    </w:p>
    <w:p w14:paraId="678C6BBF" w14:textId="77777777" w:rsidR="00945030" w:rsidRPr="00945030" w:rsidRDefault="00945030" w:rsidP="00945030">
      <w:pPr>
        <w:numPr>
          <w:ilvl w:val="1"/>
          <w:numId w:val="39"/>
        </w:numPr>
        <w:shd w:val="clear" w:color="auto" w:fill="FFFFFF"/>
        <w:spacing w:before="100" w:beforeAutospacing="1" w:after="100" w:afterAutospacing="1" w:line="240" w:lineRule="auto"/>
        <w:jc w:val="left"/>
        <w:rPr>
          <w:rFonts w:ascii="Roboto" w:eastAsia="Times New Roman" w:hAnsi="Roboto" w:cs="Times New Roman"/>
          <w:color w:val="111111"/>
          <w:kern w:val="0"/>
          <w:sz w:val="24"/>
          <w:szCs w:val="24"/>
          <w14:ligatures w14:val="none"/>
        </w:rPr>
      </w:pPr>
      <w:r w:rsidRPr="00945030">
        <w:rPr>
          <w:rFonts w:ascii="Roboto" w:eastAsia="Times New Roman" w:hAnsi="Roboto" w:cs="Times New Roman"/>
          <w:color w:val="111111"/>
          <w:kern w:val="0"/>
          <w:sz w:val="24"/>
          <w:szCs w:val="24"/>
          <w14:ligatures w14:val="none"/>
        </w:rPr>
        <w:t>No sabemos si existe algún caso en el que sea imposible cumplir la conjetura.</w:t>
      </w:r>
    </w:p>
    <w:p w14:paraId="110E6138" w14:textId="77777777" w:rsidR="00945030" w:rsidRPr="00945030" w:rsidRDefault="00945030" w:rsidP="00945030">
      <w:pPr>
        <w:numPr>
          <w:ilvl w:val="0"/>
          <w:numId w:val="39"/>
        </w:numPr>
        <w:shd w:val="clear" w:color="auto" w:fill="FFFFFF"/>
        <w:spacing w:after="0" w:line="240" w:lineRule="auto"/>
        <w:jc w:val="left"/>
        <w:rPr>
          <w:rFonts w:ascii="Roboto" w:eastAsia="Times New Roman" w:hAnsi="Roboto" w:cs="Times New Roman"/>
          <w:color w:val="111111"/>
          <w:kern w:val="0"/>
          <w:sz w:val="24"/>
          <w:szCs w:val="24"/>
          <w14:ligatures w14:val="none"/>
        </w:rPr>
      </w:pPr>
      <w:r w:rsidRPr="00945030">
        <w:rPr>
          <w:rFonts w:ascii="Roboto" w:eastAsia="Times New Roman" w:hAnsi="Roboto" w:cs="Times New Roman"/>
          <w:b/>
          <w:bCs/>
          <w:color w:val="111111"/>
          <w:kern w:val="0"/>
          <w:sz w:val="24"/>
          <w:szCs w:val="24"/>
          <w14:ligatures w14:val="none"/>
        </w:rPr>
        <w:t>¿Existen búsquedas para encontrar un número que contradiga la conjetura?</w:t>
      </w:r>
    </w:p>
    <w:p w14:paraId="6FB46B38" w14:textId="77777777" w:rsidR="00945030" w:rsidRPr="00945030" w:rsidRDefault="00945030" w:rsidP="00945030">
      <w:pPr>
        <w:numPr>
          <w:ilvl w:val="1"/>
          <w:numId w:val="39"/>
        </w:numPr>
        <w:shd w:val="clear" w:color="auto" w:fill="FFFFFF"/>
        <w:spacing w:before="100" w:beforeAutospacing="1" w:after="100" w:afterAutospacing="1" w:line="240" w:lineRule="auto"/>
        <w:jc w:val="left"/>
        <w:rPr>
          <w:rFonts w:ascii="Roboto" w:eastAsia="Times New Roman" w:hAnsi="Roboto" w:cs="Times New Roman"/>
          <w:color w:val="111111"/>
          <w:kern w:val="0"/>
          <w:sz w:val="24"/>
          <w:szCs w:val="24"/>
          <w14:ligatures w14:val="none"/>
        </w:rPr>
      </w:pPr>
      <w:r w:rsidRPr="00945030">
        <w:rPr>
          <w:rFonts w:ascii="Roboto" w:eastAsia="Times New Roman" w:hAnsi="Roboto" w:cs="Times New Roman"/>
          <w:color w:val="111111"/>
          <w:kern w:val="0"/>
          <w:sz w:val="24"/>
          <w:szCs w:val="24"/>
          <w14:ligatures w14:val="none"/>
        </w:rPr>
        <w:t>Sí, los matemáticos han realizado búsquedas exhaustivas y algoritmos computacionales para verificar la conjetura.</w:t>
      </w:r>
    </w:p>
    <w:p w14:paraId="7782474A" w14:textId="77777777" w:rsidR="00945030" w:rsidRPr="00945030" w:rsidRDefault="00945030" w:rsidP="00945030">
      <w:pPr>
        <w:numPr>
          <w:ilvl w:val="1"/>
          <w:numId w:val="39"/>
        </w:numPr>
        <w:shd w:val="clear" w:color="auto" w:fill="FFFFFF"/>
        <w:spacing w:before="100" w:beforeAutospacing="1" w:after="100" w:afterAutospacing="1" w:line="240" w:lineRule="auto"/>
        <w:jc w:val="left"/>
        <w:rPr>
          <w:rFonts w:ascii="Roboto" w:eastAsia="Times New Roman" w:hAnsi="Roboto" w:cs="Times New Roman"/>
          <w:color w:val="111111"/>
          <w:kern w:val="0"/>
          <w:sz w:val="24"/>
          <w:szCs w:val="24"/>
          <w14:ligatures w14:val="none"/>
        </w:rPr>
      </w:pPr>
      <w:r w:rsidRPr="00945030">
        <w:rPr>
          <w:rFonts w:ascii="Roboto" w:eastAsia="Times New Roman" w:hAnsi="Roboto" w:cs="Times New Roman"/>
          <w:color w:val="111111"/>
          <w:kern w:val="0"/>
          <w:sz w:val="24"/>
          <w:szCs w:val="24"/>
          <w14:ligatures w14:val="none"/>
        </w:rPr>
        <w:t>Hasta ahora, todos los números pares probados cumplen con la conjetura.</w:t>
      </w:r>
    </w:p>
    <w:p w14:paraId="5BF5DD23" w14:textId="77777777" w:rsidR="00945030" w:rsidRPr="00945030" w:rsidRDefault="00945030" w:rsidP="00945030">
      <w:pPr>
        <w:numPr>
          <w:ilvl w:val="1"/>
          <w:numId w:val="39"/>
        </w:numPr>
        <w:shd w:val="clear" w:color="auto" w:fill="FFFFFF"/>
        <w:spacing w:before="100" w:beforeAutospacing="1" w:after="100" w:afterAutospacing="1" w:line="240" w:lineRule="auto"/>
        <w:jc w:val="left"/>
        <w:rPr>
          <w:rFonts w:ascii="Roboto" w:eastAsia="Times New Roman" w:hAnsi="Roboto" w:cs="Times New Roman"/>
          <w:color w:val="111111"/>
          <w:kern w:val="0"/>
          <w:sz w:val="24"/>
          <w:szCs w:val="24"/>
          <w14:ligatures w14:val="none"/>
        </w:rPr>
      </w:pPr>
      <w:r w:rsidRPr="00945030">
        <w:rPr>
          <w:rFonts w:ascii="Roboto" w:eastAsia="Times New Roman" w:hAnsi="Roboto" w:cs="Times New Roman"/>
          <w:color w:val="111111"/>
          <w:kern w:val="0"/>
          <w:sz w:val="24"/>
          <w:szCs w:val="24"/>
          <w14:ligatures w14:val="none"/>
        </w:rPr>
        <w:t>Sin embargo, no podemos garantizar que no exista un contraejemplo hasta que se demuestre de manera general.</w:t>
      </w:r>
    </w:p>
    <w:p w14:paraId="02318047" w14:textId="77777777" w:rsidR="00945030" w:rsidRPr="00945030" w:rsidRDefault="00945030" w:rsidP="00945030">
      <w:pPr>
        <w:shd w:val="clear" w:color="auto" w:fill="FFFFFF"/>
        <w:spacing w:before="180" w:after="0" w:line="240" w:lineRule="auto"/>
        <w:ind w:left="0" w:firstLine="0"/>
        <w:jc w:val="left"/>
        <w:rPr>
          <w:rFonts w:ascii="Roboto" w:eastAsia="Times New Roman" w:hAnsi="Roboto" w:cs="Times New Roman"/>
          <w:color w:val="111111"/>
          <w:kern w:val="0"/>
          <w:sz w:val="24"/>
          <w:szCs w:val="24"/>
          <w14:ligatures w14:val="none"/>
        </w:rPr>
      </w:pPr>
      <w:r w:rsidRPr="00945030">
        <w:rPr>
          <w:rFonts w:ascii="Roboto" w:eastAsia="Times New Roman" w:hAnsi="Roboto" w:cs="Times New Roman"/>
          <w:color w:val="111111"/>
          <w:kern w:val="0"/>
          <w:sz w:val="24"/>
          <w:szCs w:val="24"/>
          <w14:ligatures w14:val="none"/>
        </w:rPr>
        <w:t xml:space="preserve">En resumen, la conjetura de Goldbach sigue siendo un desafío apasionante en la teoría de números, y su demostración o refutación sigue siendo un misterio. </w:t>
      </w:r>
      <w:r w:rsidRPr="00945030">
        <w:rPr>
          <w:rFonts w:ascii="Segoe UI Emoji" w:eastAsia="Times New Roman" w:hAnsi="Segoe UI Emoji" w:cs="Segoe UI Emoji"/>
          <w:color w:val="111111"/>
          <w:kern w:val="0"/>
          <w:sz w:val="24"/>
          <w:szCs w:val="24"/>
          <w14:ligatures w14:val="none"/>
        </w:rPr>
        <w:t>🌟</w:t>
      </w:r>
    </w:p>
    <w:p w14:paraId="07CBB758" w14:textId="4012E13C" w:rsidR="00945030" w:rsidRDefault="00945030">
      <w:pPr>
        <w:pStyle w:val="Textocomentario"/>
      </w:pPr>
    </w:p>
  </w:comment>
  <w:comment w:id="7" w:author="Víctor Manzanares Alberola [2]" w:date="2024-03-23T11:29:00Z" w:initials="VA">
    <w:p w14:paraId="3920BAB7" w14:textId="77777777" w:rsidR="00191EFB" w:rsidRDefault="00191EFB" w:rsidP="00191EFB">
      <w:pPr>
        <w:pStyle w:val="Textocomentario"/>
        <w:ind w:left="0" w:firstLine="0"/>
        <w:jc w:val="left"/>
      </w:pPr>
      <w:r>
        <w:t xml:space="preserve">para 4 </w:t>
      </w:r>
    </w:p>
    <w:p w14:paraId="37A7DA32" w14:textId="77777777" w:rsidR="00191EFB" w:rsidRDefault="00191EFB" w:rsidP="00191EFB">
      <w:pPr>
        <w:pStyle w:val="Textocomentario"/>
        <w:ind w:left="0" w:firstLine="0"/>
        <w:jc w:val="left"/>
      </w:pPr>
      <w:r>
        <w:t>0011</w:t>
      </w:r>
      <w:r>
        <w:br/>
      </w:r>
    </w:p>
    <w:p w14:paraId="3D6A703A" w14:textId="77777777" w:rsidR="00191EFB" w:rsidRDefault="00191EFB" w:rsidP="00191EFB">
      <w:pPr>
        <w:pStyle w:val="Textocomentario"/>
        <w:ind w:left="0" w:firstLine="0"/>
        <w:jc w:val="left"/>
      </w:pPr>
    </w:p>
    <w:p w14:paraId="37604686" w14:textId="77777777" w:rsidR="00191EFB" w:rsidRDefault="00191EFB" w:rsidP="00191EFB">
      <w:pPr>
        <w:pStyle w:val="Textocomentario"/>
        <w:ind w:left="0" w:firstLine="0"/>
        <w:jc w:val="left"/>
      </w:pPr>
      <w:r>
        <w:t xml:space="preserve">despues se sigue el patron (010001)* hasta 24 </w:t>
      </w:r>
      <w:r>
        <w:br/>
      </w:r>
    </w:p>
    <w:p w14:paraId="037E5A46" w14:textId="77777777" w:rsidR="00191EFB" w:rsidRDefault="00191EFB" w:rsidP="00191EFB">
      <w:pPr>
        <w:pStyle w:val="Textocomentario"/>
        <w:ind w:left="0" w:firstLine="0"/>
        <w:jc w:val="left"/>
      </w:pPr>
      <w:r>
        <w:t>001101010</w:t>
      </w:r>
      <w:r>
        <w:br/>
      </w:r>
    </w:p>
    <w:p w14:paraId="2159EFDF" w14:textId="77777777" w:rsidR="00191EFB" w:rsidRDefault="00191EFB" w:rsidP="00191EFB">
      <w:pPr>
        <w:pStyle w:val="Textocomentario"/>
        <w:ind w:left="0" w:firstLine="0"/>
        <w:jc w:val="left"/>
      </w:pPr>
      <w:r>
        <w:t>001101010001010001010</w:t>
      </w:r>
      <w:r>
        <w:br/>
      </w:r>
    </w:p>
    <w:p w14:paraId="1253F995" w14:textId="77777777" w:rsidR="00191EFB" w:rsidRDefault="00191EFB" w:rsidP="00191EFB">
      <w:pPr>
        <w:pStyle w:val="Textocomentario"/>
        <w:ind w:left="0" w:firstLine="0"/>
        <w:jc w:val="left"/>
      </w:pPr>
      <w:r>
        <w:t xml:space="preserve">no es tan dificil </w:t>
      </w:r>
      <w:r>
        <w:br/>
      </w:r>
    </w:p>
    <w:p w14:paraId="3A9A8C1E" w14:textId="77777777" w:rsidR="00191EFB" w:rsidRDefault="00191EFB" w:rsidP="00191EFB">
      <w:pPr>
        <w:pStyle w:val="Textocomentario"/>
        <w:ind w:left="0" w:firstLine="0"/>
        <w:jc w:val="left"/>
      </w:pPr>
    </w:p>
    <w:p w14:paraId="55FE1D35" w14:textId="77777777" w:rsidR="00191EFB" w:rsidRDefault="00191EFB" w:rsidP="00191EFB">
      <w:pPr>
        <w:pStyle w:val="Textocomentario"/>
        <w:ind w:left="0" w:firstLine="0"/>
        <w:jc w:val="left"/>
      </w:pPr>
      <w:r>
        <w:t>Excepciones hasta el 100</w:t>
      </w:r>
      <w:r>
        <w:br/>
      </w:r>
    </w:p>
    <w:p w14:paraId="10B370F2" w14:textId="77777777" w:rsidR="00191EFB" w:rsidRDefault="00191EFB" w:rsidP="00191EFB">
      <w:pPr>
        <w:pStyle w:val="Textocomentario"/>
        <w:ind w:left="0" w:firstLine="0"/>
        <w:jc w:val="left"/>
      </w:pPr>
      <w:r>
        <w:t>25;35;55;65;85;95</w:t>
      </w:r>
      <w:r>
        <w:br/>
      </w:r>
    </w:p>
    <w:p w14:paraId="4F009C99" w14:textId="77777777" w:rsidR="00191EFB" w:rsidRDefault="00191EFB" w:rsidP="00191EFB">
      <w:pPr>
        <w:pStyle w:val="Textocomentario"/>
        <w:ind w:left="0" w:firstLine="0"/>
        <w:jc w:val="left"/>
      </w:pPr>
      <w:r>
        <w:t>49;+=14;+=28...</w:t>
      </w:r>
      <w:r>
        <w:br/>
      </w:r>
    </w:p>
    <w:p w14:paraId="65848B9F" w14:textId="77777777" w:rsidR="00191EFB" w:rsidRDefault="00191EFB" w:rsidP="00191EFB">
      <w:pPr>
        <w:pStyle w:val="Textocomentario"/>
        <w:ind w:left="0" w:firstLine="0"/>
        <w:jc w:val="left"/>
      </w:pPr>
      <w:r>
        <w:t xml:space="preserve">11*11 ya se pasa </w:t>
      </w:r>
      <w:r>
        <w:br/>
      </w:r>
    </w:p>
    <w:p w14:paraId="28ED3E23" w14:textId="77777777" w:rsidR="00191EFB" w:rsidRDefault="00191EFB" w:rsidP="00191EFB">
      <w:pPr>
        <w:pStyle w:val="Textocomentario"/>
        <w:ind w:left="0" w:firstLine="0"/>
        <w:jc w:val="left"/>
      </w:pPr>
    </w:p>
    <w:p w14:paraId="3075835B" w14:textId="77777777" w:rsidR="00191EFB" w:rsidRDefault="00191EFB" w:rsidP="00191EFB">
      <w:pPr>
        <w:pStyle w:val="Textocomentario"/>
        <w:ind w:left="0" w:firstLine="0"/>
        <w:jc w:val="left"/>
      </w:pPr>
      <w:r>
        <w:t xml:space="preserve">pues eso hasta el 15 </w:t>
      </w:r>
      <w:r>
        <w:br/>
      </w:r>
    </w:p>
    <w:p w14:paraId="273D0E34" w14:textId="77777777" w:rsidR="00191EFB" w:rsidRDefault="00191EFB" w:rsidP="00191EFB">
      <w:pPr>
        <w:pStyle w:val="Textocomentario"/>
        <w:ind w:left="0" w:firstLine="0"/>
        <w:jc w:val="left"/>
      </w:pPr>
    </w:p>
    <w:p w14:paraId="176EE190" w14:textId="77777777" w:rsidR="00191EFB" w:rsidRDefault="00191EFB" w:rsidP="00191EFB">
      <w:pPr>
        <w:pStyle w:val="Textocomentario"/>
        <w:ind w:left="0" w:firstLine="0"/>
        <w:jc w:val="left"/>
      </w:pPr>
      <w:r>
        <w:t>0011010100010100</w:t>
      </w:r>
      <w:r>
        <w:br/>
      </w:r>
    </w:p>
  </w:comment>
  <w:comment w:id="8" w:author="Víctor Manzanares Alberola" w:date="2024-03-23T11:07:00Z" w:initials="VM">
    <w:p w14:paraId="1E48DAB3" w14:textId="77777777" w:rsidR="00B74AF2" w:rsidRDefault="00B74AF2" w:rsidP="00B74AF2">
      <w:pPr>
        <w:pStyle w:val="Textocomentario"/>
        <w:ind w:left="0" w:firstLine="0"/>
        <w:jc w:val="left"/>
      </w:pPr>
      <w:r>
        <w:rPr>
          <w:rStyle w:val="Refdecomentario"/>
        </w:rPr>
        <w:annotationRef/>
      </w:r>
      <w:r>
        <w:t>Efectivamente, la Conjetura de Goldbach establece que todo número par mayor que 2 es la suma de dos números primos. Esta es una de las conjeturas más antiguas y conocidas en la teoría de números que aún no ha sido probada ni refutada para todos los números pares. Matemáticamente, se puede expresar como:</w:t>
      </w:r>
    </w:p>
    <w:p w14:paraId="6BFAC816" w14:textId="77777777" w:rsidR="00B74AF2" w:rsidRDefault="00B74AF2" w:rsidP="00B74AF2">
      <w:pPr>
        <w:pStyle w:val="Textocomentario"/>
        <w:ind w:left="0" w:firstLine="0"/>
        <w:jc w:val="left"/>
      </w:pPr>
      <w:r>
        <w:t>∀n∈N,n&gt;2,∃p,q∈P:n=p+q</w:t>
      </w:r>
    </w:p>
    <w:p w14:paraId="0EDAE3A4" w14:textId="77777777" w:rsidR="00B74AF2" w:rsidRDefault="00B74AF2" w:rsidP="00B74AF2">
      <w:pPr>
        <w:pStyle w:val="Textocomentario"/>
        <w:ind w:left="0" w:firstLine="0"/>
        <w:jc w:val="left"/>
      </w:pPr>
      <w:r>
        <w:t>Donde ( \mathbb{N} ) representa el conjunto de los números naturales y ( \mathbb{P} ) el conjunto de los números primos. Si necesitas ayuda con algún aspecto específico relacionado con esta conjetura o con algún análisis matemático, estaré encantado de asistirte.</w:t>
      </w:r>
    </w:p>
    <w:p w14:paraId="7E5BB090" w14:textId="77777777" w:rsidR="00B74AF2" w:rsidRDefault="00B74AF2" w:rsidP="00B74AF2">
      <w:pPr>
        <w:pStyle w:val="Textocomentario"/>
        <w:ind w:left="0" w:firstLine="0"/>
        <w:jc w:val="left"/>
      </w:pPr>
      <w:r>
        <w:br/>
      </w:r>
      <w:r>
        <w:br/>
      </w:r>
      <w:r>
        <w:rPr>
          <w:color w:val="111111"/>
          <w:highlight w:val="white"/>
        </w:rPr>
        <w:t>Aquí tienes algunos enlaces que te pueden ser útiles para obtener más información sobre la Conjetura de Goldbach:</w:t>
      </w:r>
    </w:p>
    <w:p w14:paraId="1E91880A" w14:textId="77777777" w:rsidR="00B74AF2" w:rsidRDefault="00B74AF2" w:rsidP="00B74AF2">
      <w:pPr>
        <w:pStyle w:val="Textocomentario"/>
        <w:numPr>
          <w:ilvl w:val="0"/>
          <w:numId w:val="6"/>
        </w:numPr>
        <w:ind w:left="360"/>
        <w:jc w:val="left"/>
      </w:pPr>
      <w:r>
        <w:rPr>
          <w:color w:val="111111"/>
          <w:highlight w:val="white"/>
        </w:rPr>
        <w:t>Puedes leer sobre la historia y los detalles de la conjetura en la </w:t>
      </w:r>
      <w:hyperlink r:id="rId17" w:history="1">
        <w:r w:rsidRPr="00F12B28">
          <w:rPr>
            <w:rStyle w:val="Hipervnculo"/>
            <w:highlight w:val="white"/>
          </w:rPr>
          <w:t>Wikipedia</w:t>
        </w:r>
      </w:hyperlink>
      <w:r>
        <w:rPr>
          <w:color w:val="111111"/>
          <w:highlight w:val="white"/>
        </w:rPr>
        <w:t>.</w:t>
      </w:r>
    </w:p>
    <w:p w14:paraId="501CA7B2" w14:textId="77777777" w:rsidR="00B74AF2" w:rsidRDefault="00B74AF2" w:rsidP="00B74AF2">
      <w:pPr>
        <w:pStyle w:val="Textocomentario"/>
        <w:numPr>
          <w:ilvl w:val="0"/>
          <w:numId w:val="6"/>
        </w:numPr>
        <w:ind w:left="360"/>
        <w:jc w:val="left"/>
      </w:pPr>
      <w:r>
        <w:rPr>
          <w:color w:val="111111"/>
          <w:highlight w:val="white"/>
        </w:rPr>
        <w:t>Para una discusión más detallada y un enfoque histórico, el </w:t>
      </w:r>
      <w:hyperlink r:id="rId18" w:history="1">
        <w:r w:rsidRPr="00F12B28">
          <w:rPr>
            <w:rStyle w:val="Hipervnculo"/>
            <w:highlight w:val="white"/>
          </w:rPr>
          <w:t>Cuaderno de Cultura Científica</w:t>
        </w:r>
      </w:hyperlink>
      <w:r>
        <w:rPr>
          <w:color w:val="111111"/>
          <w:highlight w:val="white"/>
        </w:rPr>
        <w:t> ofrece un artículo interesante.</w:t>
      </w:r>
    </w:p>
    <w:p w14:paraId="765A3D1D" w14:textId="77777777" w:rsidR="00B74AF2" w:rsidRDefault="00B74AF2" w:rsidP="00B74AF2">
      <w:pPr>
        <w:pStyle w:val="Textocomentario"/>
        <w:numPr>
          <w:ilvl w:val="0"/>
          <w:numId w:val="6"/>
        </w:numPr>
        <w:ind w:left="360"/>
        <w:jc w:val="left"/>
      </w:pPr>
      <w:r>
        <w:rPr>
          <w:color w:val="111111"/>
          <w:highlight w:val="white"/>
        </w:rPr>
        <w:t>En </w:t>
      </w:r>
      <w:hyperlink r:id="rId19" w:history="1">
        <w:r w:rsidRPr="00F12B28">
          <w:rPr>
            <w:rStyle w:val="Hipervnculo"/>
            <w:highlight w:val="white"/>
          </w:rPr>
          <w:t>Gaussianos</w:t>
        </w:r>
      </w:hyperlink>
      <w:r>
        <w:rPr>
          <w:color w:val="111111"/>
          <w:highlight w:val="white"/>
        </w:rPr>
        <w:t>, encontrarás una explicación sobre la conjetura y su relevancia en la teoría de números.</w:t>
      </w:r>
    </w:p>
    <w:p w14:paraId="095B8097" w14:textId="77777777" w:rsidR="00B74AF2" w:rsidRDefault="00B74AF2" w:rsidP="00B74AF2">
      <w:pPr>
        <w:pStyle w:val="Textocomentario"/>
        <w:ind w:left="0" w:firstLine="0"/>
        <w:jc w:val="left"/>
      </w:pPr>
      <w:r>
        <w:rPr>
          <w:color w:val="111111"/>
          <w:highlight w:val="white"/>
        </w:rPr>
        <w:t>Estos recursos te proporcionarán una visión general y un análisis en profundidad de la Conjetura de Goldbach, incluyendo los esfuerzos recientes para probarla y su importancia en las matemáticas.</w:t>
      </w:r>
    </w:p>
  </w:comment>
  <w:comment w:id="9" w:author="Víctor Manzanares Alberola" w:date="2024-03-23T11:08:00Z" w:initials="VM">
    <w:p w14:paraId="479A517D" w14:textId="77777777" w:rsidR="00DC02D4" w:rsidRDefault="00DC02D4" w:rsidP="00DC02D4">
      <w:pPr>
        <w:pStyle w:val="Textocomentario"/>
        <w:ind w:left="0" w:firstLine="0"/>
        <w:jc w:val="left"/>
      </w:pPr>
      <w:r>
        <w:rPr>
          <w:rStyle w:val="Refdecomentario"/>
        </w:rPr>
        <w:annotationRef/>
      </w:r>
      <w:r>
        <w:t>Correcto, en el contexto de la Conjetura de Goldbach, una descomposición se refiere a un par de números primos cuya suma es igual a un número par dado. Matemáticamente, si tenemos un número par ( n ), una descomposición de Goldbach sería encontrar dos números primos ( p ) y ( q ) tales que:</w:t>
      </w:r>
    </w:p>
    <w:p w14:paraId="0635015B" w14:textId="77777777" w:rsidR="00DC02D4" w:rsidRDefault="00DC02D4" w:rsidP="00DC02D4">
      <w:pPr>
        <w:pStyle w:val="Textocomentario"/>
        <w:ind w:left="0" w:firstLine="0"/>
        <w:jc w:val="left"/>
      </w:pPr>
      <w:r>
        <w:t>n=p+q</w:t>
      </w:r>
    </w:p>
    <w:p w14:paraId="3A81A479" w14:textId="77777777" w:rsidR="00DC02D4" w:rsidRDefault="00DC02D4" w:rsidP="00DC02D4">
      <w:pPr>
        <w:pStyle w:val="Textocomentario"/>
        <w:ind w:left="0" w:firstLine="0"/>
        <w:jc w:val="left"/>
      </w:pPr>
      <w:r>
        <w:t>Por ejemplo, para el número par 10, una descomposición de Goldbach sería ( 3 + 7 ), ya que ambos son números primos y su suma es 10. La conjetura afirma que todas las descomposiciones posibles para cualquier número par mayor que 2 pueden ser expresadas de esta manera. Si necesitas ayuda con algún cálculo o explicación adicional sobre este tema, estaré encantado de asistirte.</w:t>
      </w:r>
    </w:p>
    <w:p w14:paraId="1FF795DF" w14:textId="77777777" w:rsidR="00DC02D4" w:rsidRDefault="00DC02D4" w:rsidP="00DC02D4">
      <w:pPr>
        <w:pStyle w:val="Textocomentario"/>
        <w:ind w:left="0" w:firstLine="0"/>
        <w:jc w:val="left"/>
      </w:pPr>
      <w:r>
        <w:br/>
      </w:r>
    </w:p>
  </w:comment>
  <w:comment w:id="10" w:author="Víctor Manzanares Alberola" w:date="2024-03-23T13:23:00Z" w:initials="VM">
    <w:p w14:paraId="5A55F79B" w14:textId="77777777" w:rsidR="007A2822" w:rsidRDefault="007A2822" w:rsidP="007A2822">
      <w:pPr>
        <w:pStyle w:val="Textocomentario"/>
        <w:ind w:left="0" w:firstLine="0"/>
        <w:jc w:val="left"/>
      </w:pPr>
      <w:r>
        <w:rPr>
          <w:rStyle w:val="Refdecomentario"/>
        </w:rPr>
        <w:annotationRef/>
      </w:r>
      <w:hyperlink r:id="rId20" w:history="1">
        <w:r w:rsidRPr="00607298">
          <w:rPr>
            <w:rStyle w:val="Hipervnculo"/>
          </w:rPr>
          <w:t>main.cpp</w:t>
        </w:r>
      </w:hyperlink>
      <w:hyperlink r:id="rId21" w:history="1">
        <w:r w:rsidRPr="00607298">
          <w:rPr>
            <w:rStyle w:val="Hipervnculo"/>
          </w:rPr>
          <w:t xml:space="preserve"> </w:t>
        </w:r>
      </w:hyperlink>
    </w:p>
  </w:comment>
  <w:comment w:id="11" w:author="Víctor Manzanares Alberola" w:date="2024-03-25T08:44:00Z" w:initials="vm">
    <w:p w14:paraId="13371971" w14:textId="3C63982B" w:rsidR="0090792C" w:rsidRDefault="0090792C">
      <w:pPr>
        <w:pStyle w:val="Textocomentario"/>
      </w:pPr>
      <w:r>
        <w:rPr>
          <w:rStyle w:val="Refdecomentario"/>
        </w:rPr>
        <w:annotationRef/>
      </w:r>
      <w:hyperlink r:id="rId22" w:history="1">
        <w:r w:rsidRPr="00DC3DC0">
          <w:rPr>
            <w:rStyle w:val="Hipervnculo"/>
          </w:rPr>
          <w:t>https://upvedues-my.sharepoint.com/:u:/g/personal/vmanalb_upv_edu_es/Ef-lyH5ScEdGr2ieoy0Xb8QBhHOILDM6T8C3_Z5a5yoWvA?e=X35woQ</w:t>
        </w:r>
      </w:hyperlink>
    </w:p>
    <w:p w14:paraId="6A90160B" w14:textId="4DC802F5" w:rsidR="0090792C" w:rsidRDefault="0090792C">
      <w:pPr>
        <w:pStyle w:val="Textocomentario"/>
      </w:pPr>
    </w:p>
  </w:comment>
  <w:comment w:id="12" w:author="Víctor Manzanares Alberola" w:date="2024-03-22T16:28:00Z" w:initials="VMA">
    <w:p w14:paraId="171BF179" w14:textId="5749AA0A" w:rsidR="00CE07DF" w:rsidRDefault="00CE07DF" w:rsidP="00CE07DF">
      <w:pPr>
        <w:pStyle w:val="Textocomentario"/>
        <w:ind w:left="0" w:firstLine="0"/>
        <w:jc w:val="left"/>
      </w:pPr>
      <w:r>
        <w:rPr>
          <w:rStyle w:val="Refdecomentario"/>
        </w:rPr>
        <w:annotationRef/>
      </w:r>
      <w:r>
        <w:t xml:space="preserve">Para 6 </w:t>
      </w:r>
      <w:r>
        <w:br/>
        <w:t>0011010</w:t>
      </w:r>
      <w:r>
        <w:br/>
        <w:t>1010011</w:t>
      </w:r>
      <w:r>
        <w:br/>
        <w:t xml:space="preserve">      *</w:t>
      </w:r>
      <w:r>
        <w:br/>
        <w:t>sale 1 porque es la mitad un primo mas el mismo</w:t>
      </w:r>
      <w:r>
        <w:br/>
        <w:t xml:space="preserve">para 8 </w:t>
      </w:r>
      <w:r>
        <w:br/>
        <w:t>001101010</w:t>
      </w:r>
      <w:r>
        <w:br/>
        <w:t>101010011</w:t>
      </w:r>
      <w:r>
        <w:br/>
        <w:t xml:space="preserve">       *  *</w:t>
      </w:r>
      <w:r>
        <w:br/>
        <w:t>sales dos porque es un par diferente</w:t>
      </w:r>
      <w:r>
        <w:br/>
      </w:r>
    </w:p>
  </w:comment>
  <w:comment w:id="13" w:author="Víctor Manzanares Alberola" w:date="2024-03-23T10:34:00Z" w:initials="VM">
    <w:p w14:paraId="23587D90" w14:textId="77777777" w:rsidR="006548B2" w:rsidRDefault="006548B2" w:rsidP="006548B2">
      <w:pPr>
        <w:pStyle w:val="Textocomentario"/>
        <w:ind w:left="0" w:firstLine="0"/>
        <w:jc w:val="left"/>
      </w:pPr>
      <w:r>
        <w:rPr>
          <w:rStyle w:val="Refdecomentario"/>
        </w:rPr>
        <w:annotationRef/>
      </w:r>
      <w:hyperlink r:id="rId23" w:history="1">
        <w:r w:rsidRPr="00AB0FE5">
          <w:rPr>
            <w:rStyle w:val="Hipervnculo"/>
          </w:rPr>
          <w:t>https://www.wolframalpha.com/input?i=solve+n%2F3+-+n%2Fln%28n%29+%3C%3D+n%2Fln%28n%29&amp;lang=es</w:t>
        </w:r>
      </w:hyperlink>
    </w:p>
  </w:comment>
  <w:comment w:id="14" w:author="Víctor Manzanares Alberola" w:date="2024-03-23T10:34:00Z" w:initials="VM">
    <w:p w14:paraId="6FA3338B" w14:textId="77777777" w:rsidR="004F76D8" w:rsidRDefault="004F76D8" w:rsidP="004F76D8">
      <w:pPr>
        <w:pStyle w:val="Textocomentario"/>
        <w:ind w:left="0" w:firstLine="0"/>
        <w:jc w:val="left"/>
      </w:pPr>
      <w:r>
        <w:rPr>
          <w:rStyle w:val="Refdecomentario"/>
        </w:rPr>
        <w:annotationRef/>
      </w:r>
      <w:hyperlink r:id="rId24" w:history="1">
        <w:r w:rsidRPr="00AB0FE5">
          <w:rPr>
            <w:rStyle w:val="Hipervnculo"/>
          </w:rPr>
          <w:t>https://www.wolframalpha.com/input?i=solve+n%2F3+-+n%2Fln%28n%29+%3C%3D+n%2Fln%28n%29&amp;lang=es</w:t>
        </w:r>
      </w:hyperlink>
    </w:p>
  </w:comment>
  <w:comment w:id="15" w:author="Víctor Manzanares Alberola" w:date="2024-03-23T10:43:00Z" w:initials="VM">
    <w:p w14:paraId="0A5D618B" w14:textId="77777777" w:rsidR="00356E0F" w:rsidRDefault="00356E0F" w:rsidP="00356E0F">
      <w:pPr>
        <w:pStyle w:val="Textocomentario"/>
        <w:ind w:left="0" w:firstLine="0"/>
        <w:jc w:val="left"/>
      </w:pPr>
      <w:r>
        <w:rPr>
          <w:rStyle w:val="Refdecomentario"/>
        </w:rPr>
        <w:annotationRef/>
      </w:r>
      <w:hyperlink r:id="rId25" w:history="1">
        <w:r w:rsidRPr="006A7E64">
          <w:rPr>
            <w:rStyle w:val="Hipervnculo"/>
          </w:rPr>
          <w:t>https://www.wolframalpha.com/input?i=solve+n%2F6+%3D+2n%2Fln%282n%29&amp;lang=es</w:t>
        </w:r>
      </w:hyperlink>
    </w:p>
  </w:comment>
  <w:comment w:id="16" w:author="Víctor Manzanares Alberola" w:date="2024-03-23T10:43:00Z" w:initials="VM">
    <w:p w14:paraId="7AD9B60E" w14:textId="77777777" w:rsidR="004F76D8" w:rsidRDefault="004F76D8" w:rsidP="004F76D8">
      <w:pPr>
        <w:pStyle w:val="Textocomentario"/>
        <w:ind w:left="0" w:firstLine="0"/>
        <w:jc w:val="left"/>
      </w:pPr>
      <w:r>
        <w:rPr>
          <w:rStyle w:val="Refdecomentario"/>
        </w:rPr>
        <w:annotationRef/>
      </w:r>
      <w:hyperlink r:id="rId26" w:history="1">
        <w:r w:rsidRPr="006A7E64">
          <w:rPr>
            <w:rStyle w:val="Hipervnculo"/>
          </w:rPr>
          <w:t>https://www.wolframalpha.com/input?i=solve+n%2F6+%3D+2n%2Fln%282n%29&amp;lang=es</w:t>
        </w:r>
      </w:hyperlink>
    </w:p>
  </w:comment>
  <w:comment w:id="17" w:author="Víctor Manzanares Alberola" w:date="2024-03-22T15:52:00Z" w:initials="VMA">
    <w:p w14:paraId="283A395E" w14:textId="5D9DAE34" w:rsidR="001A56D3" w:rsidRDefault="001A56D3" w:rsidP="001A56D3">
      <w:pPr>
        <w:pStyle w:val="Textocomentario"/>
        <w:ind w:left="0" w:firstLine="0"/>
        <w:jc w:val="left"/>
      </w:pPr>
      <w:r>
        <w:rPr>
          <w:rStyle w:val="Refdecomentario"/>
        </w:rPr>
        <w:annotationRef/>
      </w:r>
      <w:r>
        <w:rPr>
          <w:color w:val="111111"/>
          <w:highlight w:val="white"/>
        </w:rPr>
        <w:t>Efectivamente, en la teoría de autómatas y lenguajes formales, se establece que no es posible generar una lista exhaustiva de números primos utilizando un lenguaje formal. </w:t>
      </w:r>
      <w:hyperlink r:id="rId27" w:history="1">
        <w:r w:rsidRPr="00CB6FD9">
          <w:rPr>
            <w:rStyle w:val="Hipervnculo"/>
            <w:highlight w:val="white"/>
          </w:rPr>
          <w:t>Esto se debe a que los lenguajes formales que pueden ser reconocidos por autómatas finitos o gramáticas regulares son regulares o context-free, y estas clases de lenguajes no tienen la capacidad de representar la complejidad de la secuencia de números primos</w:t>
        </w:r>
      </w:hyperlink>
      <w:hyperlink r:id="rId28" w:history="1">
        <w:r w:rsidRPr="00CB6FD9">
          <w:rPr>
            <w:rStyle w:val="Hipervnculo"/>
            <w:highlight w:val="white"/>
            <w:vertAlign w:val="superscript"/>
          </w:rPr>
          <w:t>1</w:t>
        </w:r>
      </w:hyperlink>
      <w:hyperlink r:id="rId29" w:history="1">
        <w:r w:rsidRPr="00CB6FD9">
          <w:rPr>
            <w:rStyle w:val="Hipervnculo"/>
            <w:highlight w:val="white"/>
            <w:vertAlign w:val="superscript"/>
          </w:rPr>
          <w:t>2</w:t>
        </w:r>
      </w:hyperlink>
      <w:r>
        <w:rPr>
          <w:color w:val="111111"/>
          <w:highlight w:val="white"/>
        </w:rPr>
        <w:t>.</w:t>
      </w:r>
    </w:p>
    <w:p w14:paraId="5CB79B05" w14:textId="77777777" w:rsidR="001A56D3" w:rsidRDefault="00000000" w:rsidP="001A56D3">
      <w:pPr>
        <w:pStyle w:val="Textocomentario"/>
        <w:ind w:left="0" w:firstLine="0"/>
        <w:jc w:val="left"/>
      </w:pPr>
      <w:hyperlink r:id="rId30" w:history="1">
        <w:r w:rsidR="001A56D3" w:rsidRPr="00CB6FD9">
          <w:rPr>
            <w:rStyle w:val="Hipervnculo"/>
            <w:highlight w:val="white"/>
          </w:rPr>
          <w:t>Además, en cuanto a las funciones polinómicas, se ha demostrado que no existe una función polinómica no constante que genere únicamente números primos para todos los valores enteros</w:t>
        </w:r>
      </w:hyperlink>
      <w:hyperlink r:id="rId31" w:history="1">
        <w:r w:rsidR="001A56D3" w:rsidRPr="00CB6FD9">
          <w:rPr>
            <w:rStyle w:val="Hipervnculo"/>
            <w:highlight w:val="white"/>
            <w:vertAlign w:val="superscript"/>
          </w:rPr>
          <w:t>3</w:t>
        </w:r>
      </w:hyperlink>
      <w:hyperlink r:id="rId32" w:history="1">
        <w:r w:rsidR="001A56D3" w:rsidRPr="00CB6FD9">
          <w:rPr>
            <w:rStyle w:val="Hipervnculo"/>
            <w:highlight w:val="white"/>
            <w:vertAlign w:val="superscript"/>
          </w:rPr>
          <w:t>4</w:t>
        </w:r>
      </w:hyperlink>
      <w:r w:rsidR="001A56D3">
        <w:rPr>
          <w:color w:val="111111"/>
          <w:highlight w:val="white"/>
        </w:rPr>
        <w:t>. Esto se relaciona con el hecho de que los números primos no siguen un patrón regular que pueda ser descrito por un polinomio.</w:t>
      </w:r>
    </w:p>
    <w:p w14:paraId="0AC300C9" w14:textId="77777777" w:rsidR="001A56D3" w:rsidRDefault="001A56D3" w:rsidP="001A56D3">
      <w:pPr>
        <w:pStyle w:val="Textocomentario"/>
        <w:ind w:left="0" w:firstLine="0"/>
        <w:jc w:val="left"/>
      </w:pPr>
      <w:r>
        <w:rPr>
          <w:color w:val="111111"/>
          <w:highlight w:val="white"/>
        </w:rPr>
        <w:t>Para más información y una explicación detallada, puedes consultar las siguientes fuentes:</w:t>
      </w:r>
    </w:p>
    <w:p w14:paraId="7601DD0F" w14:textId="77777777" w:rsidR="001A56D3" w:rsidRDefault="00000000" w:rsidP="001A56D3">
      <w:pPr>
        <w:pStyle w:val="Textocomentario"/>
        <w:numPr>
          <w:ilvl w:val="0"/>
          <w:numId w:val="4"/>
        </w:numPr>
        <w:ind w:left="360"/>
        <w:jc w:val="left"/>
      </w:pPr>
      <w:hyperlink r:id="rId33" w:history="1">
        <w:r w:rsidR="001A56D3" w:rsidRPr="00CB6FD9">
          <w:rPr>
            <w:rStyle w:val="Hipervnculo"/>
            <w:highlight w:val="white"/>
          </w:rPr>
          <w:t>“Teoría de Autómatas y Lenguajes Formales” de la Universidade de Vigo</w:t>
        </w:r>
      </w:hyperlink>
      <w:hyperlink r:id="rId34" w:history="1">
        <w:r w:rsidR="001A56D3" w:rsidRPr="00CB6FD9">
          <w:rPr>
            <w:rStyle w:val="Hipervnculo"/>
            <w:highlight w:val="white"/>
            <w:vertAlign w:val="superscript"/>
          </w:rPr>
          <w:t>1</w:t>
        </w:r>
      </w:hyperlink>
      <w:r w:rsidR="001A56D3">
        <w:rPr>
          <w:color w:val="111111"/>
          <w:highlight w:val="white"/>
        </w:rPr>
        <w:t>.</w:t>
      </w:r>
    </w:p>
    <w:p w14:paraId="408A7193" w14:textId="77777777" w:rsidR="001A56D3" w:rsidRDefault="00000000" w:rsidP="001A56D3">
      <w:pPr>
        <w:pStyle w:val="Textocomentario"/>
        <w:numPr>
          <w:ilvl w:val="0"/>
          <w:numId w:val="4"/>
        </w:numPr>
        <w:ind w:left="360"/>
        <w:jc w:val="left"/>
      </w:pPr>
      <w:hyperlink r:id="rId35" w:history="1">
        <w:r w:rsidR="001A56D3" w:rsidRPr="00CB6FD9">
          <w:rPr>
            <w:rStyle w:val="Hipervnculo"/>
            <w:highlight w:val="white"/>
          </w:rPr>
          <w:t>“Fórmulas que generan números primos” - un compendio de las principales fórmulas generadoras de números primos</w:t>
        </w:r>
      </w:hyperlink>
      <w:hyperlink r:id="rId36" w:history="1">
        <w:r w:rsidR="001A56D3" w:rsidRPr="00CB6FD9">
          <w:rPr>
            <w:rStyle w:val="Hipervnculo"/>
            <w:highlight w:val="white"/>
            <w:vertAlign w:val="superscript"/>
          </w:rPr>
          <w:t>3</w:t>
        </w:r>
      </w:hyperlink>
      <w:r w:rsidR="001A56D3">
        <w:rPr>
          <w:color w:val="111111"/>
          <w:highlight w:val="white"/>
        </w:rPr>
        <w:t>.</w:t>
      </w:r>
    </w:p>
    <w:p w14:paraId="1A33E840" w14:textId="77777777" w:rsidR="001A56D3" w:rsidRDefault="00000000" w:rsidP="001A56D3">
      <w:pPr>
        <w:pStyle w:val="Textocomentario"/>
        <w:numPr>
          <w:ilvl w:val="0"/>
          <w:numId w:val="4"/>
        </w:numPr>
        <w:ind w:left="360"/>
        <w:jc w:val="left"/>
      </w:pPr>
      <w:hyperlink r:id="rId37" w:history="1">
        <w:r w:rsidR="001A56D3" w:rsidRPr="00CB6FD9">
          <w:rPr>
            <w:rStyle w:val="Hipervnculo"/>
            <w:highlight w:val="white"/>
          </w:rPr>
          <w:t>La entrada de Wikipedia sobre la "Fórmula de los números primos"</w:t>
        </w:r>
      </w:hyperlink>
      <w:hyperlink r:id="rId38" w:history="1">
        <w:r w:rsidR="001A56D3" w:rsidRPr="00CB6FD9">
          <w:rPr>
            <w:rStyle w:val="Hipervnculo"/>
            <w:highlight w:val="white"/>
            <w:vertAlign w:val="superscript"/>
          </w:rPr>
          <w:t>4</w:t>
        </w:r>
      </w:hyperlink>
      <w:r w:rsidR="001A56D3">
        <w:rPr>
          <w:color w:val="111111"/>
          <w:highlight w:val="white"/>
        </w:rPr>
        <w:t>.</w:t>
      </w:r>
    </w:p>
    <w:p w14:paraId="24EA76B6" w14:textId="77777777" w:rsidR="001A56D3" w:rsidRDefault="001A56D3" w:rsidP="001A56D3">
      <w:pPr>
        <w:pStyle w:val="Textocomentario"/>
        <w:ind w:left="0" w:firstLine="0"/>
        <w:jc w:val="left"/>
      </w:pPr>
      <w:r>
        <w:rPr>
          <w:color w:val="111111"/>
          <w:highlight w:val="white"/>
        </w:rPr>
        <w:t>Estas referencias te proporcionarán una base sólida para entender por qué ciertas estructuras matemáticas y computacionales no pueden capturar la naturaleza de la secuencia de números primos.</w:t>
      </w:r>
    </w:p>
  </w:comment>
  <w:comment w:id="18" w:author="Víctor Manzanares Alberola" w:date="2024-03-22T15:53:00Z" w:initials="VMA">
    <w:p w14:paraId="7C3F961C" w14:textId="77777777" w:rsidR="001B4253" w:rsidRDefault="001B4253" w:rsidP="001B4253">
      <w:pPr>
        <w:pStyle w:val="Textocomentario"/>
        <w:ind w:left="0" w:firstLine="0"/>
        <w:jc w:val="left"/>
      </w:pPr>
      <w:r>
        <w:rPr>
          <w:rStyle w:val="Refdecomentario"/>
        </w:rPr>
        <w:annotationRef/>
      </w:r>
      <w:r>
        <w:t>Sí, la descripción que has dado corresponde a un lenguaje formal. En teoría de autómatas y lenguajes formales, un lenguaje se define como un conjunto de cadenas sobre un alfabeto dado. La notación {X 0 Xr: X= 0011 y Xr reverso de X negada} define un conjunto de cadenas basado en una operación específica sobre la cadena X.</w:t>
      </w:r>
    </w:p>
    <w:p w14:paraId="2E6EA8E2" w14:textId="77777777" w:rsidR="001B4253" w:rsidRDefault="001B4253" w:rsidP="001B4253">
      <w:pPr>
        <w:pStyle w:val="Textocomentario"/>
        <w:ind w:left="0" w:firstLine="0"/>
        <w:jc w:val="left"/>
      </w:pPr>
      <w:r>
        <w:t>En este caso, X es la cadena 0011. Xr sería el reverso de X, y Xr negada sería la negación bit a bit de Xr. Por lo tanto, si tomamos el reverso de X (1100) y luego negamos cada bit, obtenemos 0011, que es la misma cadena X. Luego, al colocar un 0 en el medio, la cadena resultante sería 00110011, que pertenece al lenguaje definido por la expresión dada.</w:t>
      </w:r>
    </w:p>
    <w:p w14:paraId="6651B18D" w14:textId="77777777" w:rsidR="001B4253" w:rsidRDefault="001B4253" w:rsidP="001B4253">
      <w:pPr>
        <w:pStyle w:val="Textocomentario"/>
        <w:ind w:left="0" w:firstLine="0"/>
        <w:jc w:val="left"/>
      </w:pPr>
      <w:r>
        <w:t>Aquí tienes la cadena resultante expresada en LaTeX para mayor claridad:</w:t>
      </w:r>
    </w:p>
    <w:p w14:paraId="67156B0D" w14:textId="77777777" w:rsidR="001B4253" w:rsidRDefault="001B4253" w:rsidP="001B4253">
      <w:pPr>
        <w:pStyle w:val="Textocomentario"/>
        <w:ind w:left="0" w:firstLine="0"/>
        <w:jc w:val="left"/>
      </w:pPr>
      <w:r>
        <w:t>{X0Xr:X=0011}⇒{00110011}</w:t>
      </w:r>
    </w:p>
    <w:p w14:paraId="65536650" w14:textId="77777777" w:rsidR="001B4253" w:rsidRDefault="001B4253" w:rsidP="001B4253">
      <w:pPr>
        <w:pStyle w:val="Textocomentario"/>
        <w:ind w:left="0" w:firstLine="0"/>
        <w:jc w:val="left"/>
      </w:pPr>
      <w:r>
        <w:t>Este lenguaje es formal porque está definido mediante una regla precisa que puede ser reconocida o generada por un autómata o una gramática formal.</w:t>
      </w:r>
    </w:p>
  </w:comment>
  <w:comment w:id="20" w:author="Víctor Manzanares Alberola" w:date="2024-03-23T10:42:00Z" w:initials="VM">
    <w:p w14:paraId="0B13C61E" w14:textId="77777777" w:rsidR="0002715B" w:rsidRDefault="0002715B" w:rsidP="0002715B">
      <w:pPr>
        <w:pStyle w:val="Textocomentario"/>
        <w:ind w:left="0" w:firstLine="0"/>
        <w:jc w:val="left"/>
      </w:pPr>
      <w:r>
        <w:rPr>
          <w:rStyle w:val="Refdecomentario"/>
        </w:rPr>
        <w:annotationRef/>
      </w:r>
      <w:hyperlink r:id="rId39" w:history="1">
        <w:r w:rsidRPr="0099336A">
          <w:rPr>
            <w:rStyle w:val="Hipervnculo"/>
          </w:rPr>
          <w:t>https://www.wolframalpha.com/input?i=%28%28n%2F6+-+2n%2Fln%282n%29%29+*+100%29+%2F+%282n%2Fln%282n%29%29+para+n%3D2%5E19&amp;lang=es</w:t>
        </w:r>
      </w:hyperlink>
    </w:p>
  </w:comment>
  <w:comment w:id="21" w:author="Víctor Manzanares Alberola" w:date="2024-03-23T10:42:00Z" w:initials="VM">
    <w:p w14:paraId="3F63BF23" w14:textId="77777777" w:rsidR="00E73AEE" w:rsidRDefault="00E73AEE" w:rsidP="00E73AEE">
      <w:pPr>
        <w:pStyle w:val="Textocomentario"/>
        <w:ind w:left="0" w:firstLine="0"/>
        <w:jc w:val="left"/>
      </w:pPr>
      <w:r>
        <w:rPr>
          <w:rStyle w:val="Refdecomentario"/>
        </w:rPr>
        <w:annotationRef/>
      </w:r>
      <w:hyperlink r:id="rId40" w:history="1">
        <w:r w:rsidRPr="0099336A">
          <w:rPr>
            <w:rStyle w:val="Hipervnculo"/>
          </w:rPr>
          <w:t>https://www.wolframalpha.com/input?i=%28%28n%2F6+-+2n%2Fln%282n%29%29+*+100%29+%2F+%282n%2Fln%282n%29%29+para+n%3D2%5E19&amp;lang=es</w:t>
        </w:r>
      </w:hyperlink>
    </w:p>
  </w:comment>
  <w:comment w:id="22" w:author="Víctor Manzanares Alberola" w:date="2024-03-22T15:58:00Z" w:initials="VMA">
    <w:p w14:paraId="10B15159" w14:textId="4388A327" w:rsidR="00FD4350" w:rsidRDefault="00D970E1" w:rsidP="00FD4350">
      <w:pPr>
        <w:pStyle w:val="Textocomentario"/>
        <w:ind w:left="0" w:firstLine="0"/>
        <w:jc w:val="left"/>
      </w:pPr>
      <w:r>
        <w:rPr>
          <w:rStyle w:val="Refdecomentario"/>
        </w:rPr>
        <w:annotationRef/>
      </w:r>
      <w:r w:rsidR="00FD4350">
        <w:rPr>
          <w:color w:val="111111"/>
          <w:highlight w:val="white"/>
        </w:rPr>
        <w:t>Ambas expresiones que has proporcionado definen lenguajes formales mediante reglas específicas. Vamos a desglosar cada una para entender mejor cómo se construyen las cadenas en estos lenguajes.</w:t>
      </w:r>
    </w:p>
    <w:p w14:paraId="7D8A7D40" w14:textId="77777777" w:rsidR="00FD4350" w:rsidRDefault="00FD4350" w:rsidP="00FD4350">
      <w:pPr>
        <w:pStyle w:val="Textocomentario"/>
        <w:ind w:left="0" w:firstLine="0"/>
        <w:jc w:val="left"/>
      </w:pPr>
      <w:r>
        <w:rPr>
          <w:color w:val="111111"/>
          <w:highlight w:val="white"/>
        </w:rPr>
        <w:t>Para la primera expresión:</w:t>
      </w:r>
    </w:p>
    <w:p w14:paraId="44F3E9C0" w14:textId="77777777" w:rsidR="00FD4350" w:rsidRDefault="00FD4350" w:rsidP="00FD4350">
      <w:pPr>
        <w:pStyle w:val="Textocomentario"/>
        <w:ind w:left="0" w:firstLine="0"/>
        <w:jc w:val="left"/>
      </w:pPr>
      <w:r>
        <w:t xml:space="preserve">{X 0 Xr: X= 0011 y Xr reverso de X negada} </w:t>
      </w:r>
    </w:p>
    <w:p w14:paraId="5C5B3AFF" w14:textId="77777777" w:rsidR="00FD4350" w:rsidRDefault="00FD4350" w:rsidP="00FD4350">
      <w:pPr>
        <w:pStyle w:val="Textocomentario"/>
        <w:ind w:left="0" w:firstLine="0"/>
        <w:jc w:val="left"/>
      </w:pPr>
      <w:r>
        <w:rPr>
          <w:color w:val="111111"/>
          <w:highlight w:val="white"/>
        </w:rPr>
        <w:t>Aquí, X es la cadena 0011. Xr sería el reverso de X, que es 1100. La negación bit a bit de Xr sería 0011, que es la misma cadena X. Al colocar un 0 en el medio, la cadena resultante sería 00110011. Este lenguaje formal generaría una única cadena basada en la regla dada.</w:t>
      </w:r>
    </w:p>
    <w:p w14:paraId="32F33715" w14:textId="77777777" w:rsidR="00FD4350" w:rsidRDefault="00FD4350" w:rsidP="00FD4350">
      <w:pPr>
        <w:pStyle w:val="Textocomentario"/>
        <w:ind w:left="0" w:firstLine="0"/>
        <w:jc w:val="left"/>
      </w:pPr>
      <w:r>
        <w:rPr>
          <w:color w:val="111111"/>
          <w:highlight w:val="white"/>
        </w:rPr>
        <w:t>Para la segunda expresión:</w:t>
      </w:r>
    </w:p>
    <w:p w14:paraId="3794F06E" w14:textId="77777777" w:rsidR="00FD4350" w:rsidRDefault="00FD4350" w:rsidP="00FD4350">
      <w:pPr>
        <w:pStyle w:val="Textocomentario"/>
        <w:ind w:left="0" w:firstLine="0"/>
        <w:jc w:val="left"/>
      </w:pPr>
      <w:r>
        <w:t xml:space="preserve">{X 0 Y 0 Z: Z=Xr 0 Yr} </w:t>
      </w:r>
    </w:p>
    <w:p w14:paraId="67D87098" w14:textId="77777777" w:rsidR="00FD4350" w:rsidRDefault="00FD4350" w:rsidP="00FD4350">
      <w:pPr>
        <w:pStyle w:val="Textocomentario"/>
        <w:ind w:left="0" w:firstLine="0"/>
        <w:jc w:val="left"/>
      </w:pPr>
      <w:r>
        <w:rPr>
          <w:color w:val="111111"/>
          <w:highlight w:val="white"/>
        </w:rPr>
        <w:t>Esta expresión es un poco más abierta y permite más variabilidad. X y Y pueden ser cualquier cadena binaria, Xr es el reverso de X, y Yr es el reverso de Y. Z se define como la concatenación de Xr y Yr. Por ejemplo, si X es 01 y Y es 10, entonces Xr sería 10, Yr sería 01, y Z sería 1001. La cadena resultante de aplicar la regla sería 01 0 10 0 1001.</w:t>
      </w:r>
    </w:p>
    <w:p w14:paraId="5DECEABE" w14:textId="77777777" w:rsidR="00FD4350" w:rsidRDefault="00FD4350" w:rsidP="00FD4350">
      <w:pPr>
        <w:pStyle w:val="Textocomentario"/>
        <w:ind w:left="0" w:firstLine="0"/>
        <w:jc w:val="left"/>
      </w:pPr>
      <w:r>
        <w:rPr>
          <w:color w:val="111111"/>
          <w:highlight w:val="white"/>
        </w:rPr>
        <w:t>Estos ejemplos muestran cómo los lenguajes formales pueden ser definidos y cómo las cadenas dentro de esos lenguajes pueden ser construidas siguiendo reglas precisas. Si tienes más preguntas o necesitas aclaraciones adicionales, no dudes en preguntar.</w:t>
      </w:r>
    </w:p>
  </w:comment>
  <w:comment w:id="23" w:author="Víctor Manzanares Alberola" w:date="2024-03-22T15:58:00Z" w:initials="VMA">
    <w:p w14:paraId="3283EF5E" w14:textId="77777777" w:rsidR="00E73AEE" w:rsidRDefault="00E73AEE" w:rsidP="00E73AEE">
      <w:pPr>
        <w:pStyle w:val="Textocomentario"/>
        <w:ind w:left="0" w:firstLine="0"/>
        <w:jc w:val="left"/>
      </w:pPr>
      <w:r>
        <w:rPr>
          <w:rStyle w:val="Refdecomentario"/>
        </w:rPr>
        <w:annotationRef/>
      </w:r>
      <w:r>
        <w:rPr>
          <w:color w:val="111111"/>
          <w:highlight w:val="white"/>
        </w:rPr>
        <w:t>Ambas expresiones que has proporcionado definen lenguajes formales mediante reglas específicas. Vamos a desglosar cada una para entender mejor cómo se construyen las cadenas en estos lenguajes.</w:t>
      </w:r>
    </w:p>
    <w:p w14:paraId="0A82B534" w14:textId="77777777" w:rsidR="00E73AEE" w:rsidRDefault="00E73AEE" w:rsidP="00E73AEE">
      <w:pPr>
        <w:pStyle w:val="Textocomentario"/>
        <w:ind w:left="0" w:firstLine="0"/>
        <w:jc w:val="left"/>
      </w:pPr>
      <w:r>
        <w:rPr>
          <w:color w:val="111111"/>
          <w:highlight w:val="white"/>
        </w:rPr>
        <w:t>Para la primera expresión:</w:t>
      </w:r>
    </w:p>
    <w:p w14:paraId="536E4D61" w14:textId="77777777" w:rsidR="00E73AEE" w:rsidRDefault="00E73AEE" w:rsidP="00E73AEE">
      <w:pPr>
        <w:pStyle w:val="Textocomentario"/>
        <w:ind w:left="0" w:firstLine="0"/>
        <w:jc w:val="left"/>
      </w:pPr>
      <w:r>
        <w:t xml:space="preserve">{X 0 Xr: X= 0011 y Xr reverso de X negada} </w:t>
      </w:r>
    </w:p>
    <w:p w14:paraId="499B52A3" w14:textId="77777777" w:rsidR="00E73AEE" w:rsidRDefault="00E73AEE" w:rsidP="00E73AEE">
      <w:pPr>
        <w:pStyle w:val="Textocomentario"/>
        <w:ind w:left="0" w:firstLine="0"/>
        <w:jc w:val="left"/>
      </w:pPr>
      <w:r>
        <w:rPr>
          <w:color w:val="111111"/>
          <w:highlight w:val="white"/>
        </w:rPr>
        <w:t>Aquí, X es la cadena 0011. Xr sería el reverso de X, que es 1100. La negación bit a bit de Xr sería 0011, que es la misma cadena X. Al colocar un 0 en el medio, la cadena resultante sería 00110011. Este lenguaje formal generaría una única cadena basada en la regla dada.</w:t>
      </w:r>
    </w:p>
    <w:p w14:paraId="66BE0D3B" w14:textId="77777777" w:rsidR="00E73AEE" w:rsidRDefault="00E73AEE" w:rsidP="00E73AEE">
      <w:pPr>
        <w:pStyle w:val="Textocomentario"/>
        <w:ind w:left="0" w:firstLine="0"/>
        <w:jc w:val="left"/>
      </w:pPr>
      <w:r>
        <w:rPr>
          <w:color w:val="111111"/>
          <w:highlight w:val="white"/>
        </w:rPr>
        <w:t>Para la segunda expresión:</w:t>
      </w:r>
    </w:p>
    <w:p w14:paraId="240E7E5B" w14:textId="77777777" w:rsidR="00E73AEE" w:rsidRDefault="00E73AEE" w:rsidP="00E73AEE">
      <w:pPr>
        <w:pStyle w:val="Textocomentario"/>
        <w:ind w:left="0" w:firstLine="0"/>
        <w:jc w:val="left"/>
      </w:pPr>
      <w:r>
        <w:t xml:space="preserve">{X 0 Y 0 Z: Z=Xr 0 Yr} </w:t>
      </w:r>
    </w:p>
    <w:p w14:paraId="5B122E71" w14:textId="77777777" w:rsidR="00E73AEE" w:rsidRDefault="00E73AEE" w:rsidP="00E73AEE">
      <w:pPr>
        <w:pStyle w:val="Textocomentario"/>
        <w:ind w:left="0" w:firstLine="0"/>
        <w:jc w:val="left"/>
      </w:pPr>
      <w:r>
        <w:rPr>
          <w:color w:val="111111"/>
          <w:highlight w:val="white"/>
        </w:rPr>
        <w:t>Esta expresión es un poco más abierta y permite más variabilidad. X y Y pueden ser cualquier cadena binaria, Xr es el reverso de X, y Yr es el reverso de Y. Z se define como la concatenación de Xr y Yr. Por ejemplo, si X es 01 y Y es 10, entonces Xr sería 10, Yr sería 01, y Z sería 1001. La cadena resultante de aplicar la regla sería 01 0 10 0 1001.</w:t>
      </w:r>
    </w:p>
    <w:p w14:paraId="638C8688" w14:textId="77777777" w:rsidR="00E73AEE" w:rsidRDefault="00E73AEE" w:rsidP="00E73AEE">
      <w:pPr>
        <w:pStyle w:val="Textocomentario"/>
        <w:ind w:left="0" w:firstLine="0"/>
        <w:jc w:val="left"/>
      </w:pPr>
      <w:r>
        <w:rPr>
          <w:color w:val="111111"/>
          <w:highlight w:val="white"/>
        </w:rPr>
        <w:t>Estos ejemplos muestran cómo los lenguajes formales pueden ser definidos y cómo las cadenas dentro de esos lenguajes pueden ser construidas siguiendo reglas precisas. Si tienes más preguntas o necesitas aclaraciones adicionales, no dudes en preguntar.</w:t>
      </w:r>
    </w:p>
  </w:comment>
  <w:comment w:id="24" w:author="Víctor Manzanares Alberola" w:date="2024-03-23T16:07:00Z" w:initials="VM">
    <w:p w14:paraId="14E5570B" w14:textId="77777777" w:rsidR="00681D72" w:rsidRDefault="00681D72" w:rsidP="00681D72">
      <w:pPr>
        <w:pStyle w:val="Textocomentario"/>
        <w:ind w:left="0" w:firstLine="0"/>
        <w:jc w:val="left"/>
      </w:pPr>
      <w:r>
        <w:rPr>
          <w:rStyle w:val="Refdecomentario"/>
        </w:rPr>
        <w:annotationRef/>
      </w:r>
      <w:r>
        <w:t>laro, aquí tienes algunas referencias y explicaciones sobre el </w:t>
      </w:r>
      <w:r>
        <w:rPr>
          <w:b/>
          <w:bCs/>
        </w:rPr>
        <w:t>coste teórico mínimo</w:t>
      </w:r>
      <w:r>
        <w:t> para verificar si un número es primo y para generar números primos:</w:t>
      </w:r>
    </w:p>
    <w:p w14:paraId="3D4904BB" w14:textId="77777777" w:rsidR="00681D72" w:rsidRDefault="00681D72" w:rsidP="00681D72">
      <w:pPr>
        <w:pStyle w:val="Textocomentario"/>
        <w:numPr>
          <w:ilvl w:val="0"/>
          <w:numId w:val="7"/>
        </w:numPr>
        <w:ind w:left="720"/>
        <w:jc w:val="left"/>
      </w:pPr>
      <w:r>
        <w:rPr>
          <w:b/>
          <w:bCs/>
        </w:rPr>
        <w:t>Verificación de números primos</w:t>
      </w:r>
      <w:r>
        <w:t>:</w:t>
      </w:r>
    </w:p>
    <w:p w14:paraId="35475B91" w14:textId="77777777" w:rsidR="00681D72" w:rsidRDefault="00681D72" w:rsidP="00681D72">
      <w:pPr>
        <w:pStyle w:val="Textocomentario"/>
        <w:numPr>
          <w:ilvl w:val="0"/>
          <w:numId w:val="8"/>
        </w:numPr>
        <w:jc w:val="left"/>
      </w:pPr>
    </w:p>
    <w:p w14:paraId="0D909728" w14:textId="77777777" w:rsidR="00681D72" w:rsidRDefault="00681D72" w:rsidP="00681D72">
      <w:pPr>
        <w:pStyle w:val="Textocomentario"/>
        <w:numPr>
          <w:ilvl w:val="1"/>
          <w:numId w:val="8"/>
        </w:numPr>
        <w:ind w:left="1080"/>
        <w:jc w:val="left"/>
      </w:pPr>
      <w:r>
        <w:t>La verificación de si un número dado es primo se puede realizar utilizando algoritmos eficientes, como la </w:t>
      </w:r>
      <w:r>
        <w:rPr>
          <w:b/>
          <w:bCs/>
        </w:rPr>
        <w:t>criba de Eratóstenes</w:t>
      </w:r>
      <w:r>
        <w:t>.</w:t>
      </w:r>
    </w:p>
    <w:p w14:paraId="7F0385F6" w14:textId="77777777" w:rsidR="00681D72" w:rsidRDefault="00681D72" w:rsidP="00681D72">
      <w:pPr>
        <w:pStyle w:val="Textocomentario"/>
        <w:numPr>
          <w:ilvl w:val="1"/>
          <w:numId w:val="8"/>
        </w:numPr>
        <w:ind w:left="1080"/>
        <w:jc w:val="left"/>
      </w:pPr>
      <w:r>
        <w:t>La criba de Eratóstenes tiene una complejidad de tiempo de </w:t>
      </w:r>
      <w:r>
        <w:rPr>
          <w:b/>
          <w:bCs/>
        </w:rPr>
        <w:t>O(n log log n)</w:t>
      </w:r>
      <w:r>
        <w:t>, lo que significa que es un algoritmo polinómico.</w:t>
      </w:r>
    </w:p>
    <w:p w14:paraId="4537238E" w14:textId="77777777" w:rsidR="00681D72" w:rsidRDefault="00000000" w:rsidP="00681D72">
      <w:pPr>
        <w:pStyle w:val="Textocomentario"/>
        <w:numPr>
          <w:ilvl w:val="1"/>
          <w:numId w:val="8"/>
        </w:numPr>
        <w:ind w:left="1080"/>
        <w:jc w:val="left"/>
      </w:pPr>
      <w:hyperlink r:id="rId41" w:history="1">
        <w:r w:rsidR="00681D72" w:rsidRPr="00182727">
          <w:rPr>
            <w:rStyle w:val="Hipervnculo"/>
          </w:rPr>
          <w:t>Por lo tanto, el coste teórico mínimo para verificar si un número es primo es </w:t>
        </w:r>
      </w:hyperlink>
      <w:hyperlink r:id="rId42" w:history="1">
        <w:r w:rsidR="00681D72" w:rsidRPr="00182727">
          <w:rPr>
            <w:rStyle w:val="Hipervnculo"/>
            <w:b/>
            <w:bCs/>
          </w:rPr>
          <w:t>polinómico</w:t>
        </w:r>
      </w:hyperlink>
      <w:hyperlink r:id="rId43" w:history="1">
        <w:r w:rsidR="00681D72" w:rsidRPr="00182727">
          <w:rPr>
            <w:rStyle w:val="Hipervnculo"/>
            <w:vertAlign w:val="superscript"/>
          </w:rPr>
          <w:t>1</w:t>
        </w:r>
      </w:hyperlink>
      <w:r w:rsidR="00681D72">
        <w:t>.</w:t>
      </w:r>
    </w:p>
    <w:p w14:paraId="6F5BDBB8" w14:textId="77777777" w:rsidR="00681D72" w:rsidRDefault="00681D72" w:rsidP="00681D72">
      <w:pPr>
        <w:pStyle w:val="Textocomentario"/>
        <w:numPr>
          <w:ilvl w:val="0"/>
          <w:numId w:val="9"/>
        </w:numPr>
        <w:ind w:left="720"/>
        <w:jc w:val="left"/>
      </w:pPr>
      <w:r>
        <w:rPr>
          <w:b/>
          <w:bCs/>
        </w:rPr>
        <w:t>Generación de primos de 0 a n</w:t>
      </w:r>
      <w:r>
        <w:t>:</w:t>
      </w:r>
    </w:p>
    <w:p w14:paraId="32091995" w14:textId="77777777" w:rsidR="00681D72" w:rsidRDefault="00681D72" w:rsidP="00681D72">
      <w:pPr>
        <w:pStyle w:val="Textocomentario"/>
        <w:numPr>
          <w:ilvl w:val="0"/>
          <w:numId w:val="10"/>
        </w:numPr>
        <w:jc w:val="left"/>
      </w:pPr>
    </w:p>
    <w:p w14:paraId="222726CC" w14:textId="77777777" w:rsidR="00681D72" w:rsidRDefault="00681D72" w:rsidP="00681D72">
      <w:pPr>
        <w:pStyle w:val="Textocomentario"/>
        <w:numPr>
          <w:ilvl w:val="1"/>
          <w:numId w:val="10"/>
        </w:numPr>
        <w:ind w:left="1080"/>
        <w:jc w:val="left"/>
      </w:pPr>
      <w:r>
        <w:t>La generación de todos los números primos hasta </w:t>
      </w:r>
      <w:r>
        <w:rPr>
          <w:b/>
          <w:bCs/>
        </w:rPr>
        <w:t>n</w:t>
      </w:r>
      <w:r>
        <w:t> también se puede hacer de manera eficiente utilizando la criba de Eratóstenes.</w:t>
      </w:r>
    </w:p>
    <w:p w14:paraId="53082664" w14:textId="77777777" w:rsidR="00681D72" w:rsidRDefault="00681D72" w:rsidP="00681D72">
      <w:pPr>
        <w:pStyle w:val="Textocomentario"/>
        <w:numPr>
          <w:ilvl w:val="1"/>
          <w:numId w:val="10"/>
        </w:numPr>
        <w:ind w:left="1080"/>
        <w:jc w:val="left"/>
      </w:pPr>
      <w:r>
        <w:t>El coste teórico mínimo para generar primos de 0 a </w:t>
      </w:r>
      <w:r>
        <w:rPr>
          <w:b/>
          <w:bCs/>
        </w:rPr>
        <w:t>n</w:t>
      </w:r>
      <w:r>
        <w:t> es la suma de los primeros </w:t>
      </w:r>
      <w:r>
        <w:rPr>
          <w:b/>
          <w:bCs/>
        </w:rPr>
        <w:t>n</w:t>
      </w:r>
      <w:r>
        <w:t> números primos.</w:t>
      </w:r>
    </w:p>
    <w:p w14:paraId="7AB5B2B3" w14:textId="77777777" w:rsidR="00681D72" w:rsidRDefault="00000000" w:rsidP="00681D72">
      <w:pPr>
        <w:pStyle w:val="Textocomentario"/>
        <w:numPr>
          <w:ilvl w:val="1"/>
          <w:numId w:val="10"/>
        </w:numPr>
        <w:ind w:left="1080"/>
        <w:jc w:val="left"/>
      </w:pPr>
      <w:hyperlink r:id="rId44" w:history="1">
        <w:r w:rsidR="00681D72" w:rsidRPr="00182727">
          <w:rPr>
            <w:rStyle w:val="Hipervnculo"/>
          </w:rPr>
          <w:t>Por ejemplo, si tomamos </w:t>
        </w:r>
      </w:hyperlink>
      <w:hyperlink r:id="rId45" w:history="1">
        <w:r w:rsidR="00681D72" w:rsidRPr="00182727">
          <w:rPr>
            <w:rStyle w:val="Hipervnculo"/>
            <w:b/>
            <w:bCs/>
          </w:rPr>
          <w:t>n = 1000</w:t>
        </w:r>
      </w:hyperlink>
      <w:hyperlink r:id="rId46" w:history="1">
        <w:r w:rsidR="00681D72" w:rsidRPr="00182727">
          <w:rPr>
            <w:rStyle w:val="Hipervnculo"/>
          </w:rPr>
          <w:t>, el coste teórico mínimo sería la suma de los primeros 1000 números primos, que es </w:t>
        </w:r>
      </w:hyperlink>
      <w:hyperlink r:id="rId47" w:history="1">
        <w:r w:rsidR="00681D72" w:rsidRPr="00182727">
          <w:rPr>
            <w:rStyle w:val="Hipervnculo"/>
            <w:b/>
            <w:bCs/>
          </w:rPr>
          <w:t>76127</w:t>
        </w:r>
      </w:hyperlink>
      <w:hyperlink r:id="rId48" w:history="1">
        <w:r w:rsidR="00681D72" w:rsidRPr="00182727">
          <w:rPr>
            <w:rStyle w:val="Hipervnculo"/>
            <w:vertAlign w:val="superscript"/>
          </w:rPr>
          <w:t>2</w:t>
        </w:r>
      </w:hyperlink>
      <w:r w:rsidR="00681D72">
        <w:t>.</w:t>
      </w:r>
    </w:p>
    <w:p w14:paraId="27957E35" w14:textId="77777777" w:rsidR="00681D72" w:rsidRDefault="00681D72" w:rsidP="00681D72">
      <w:pPr>
        <w:pStyle w:val="Textocomentario"/>
        <w:ind w:left="0" w:firstLine="0"/>
        <w:jc w:val="left"/>
      </w:pPr>
      <w:r>
        <w:t>En resumen, aunque la generación de números primos puede ser un desafío interesante, su clasificación en las clases </w:t>
      </w:r>
      <w:r>
        <w:rPr>
          <w:b/>
          <w:bCs/>
        </w:rPr>
        <w:t>NP</w:t>
      </w:r>
      <w:r>
        <w:t> y </w:t>
      </w:r>
      <w:r>
        <w:rPr>
          <w:b/>
          <w:bCs/>
        </w:rPr>
        <w:t>co-NP</w:t>
      </w:r>
      <w:r>
        <w:t> sigue siendo un área intrigante de estudio en la teoría de la computación. 🤓</w:t>
      </w:r>
    </w:p>
    <w:p w14:paraId="2D17706D" w14:textId="77777777" w:rsidR="00681D72" w:rsidRDefault="00681D72" w:rsidP="00681D72">
      <w:pPr>
        <w:pStyle w:val="Textocomentario"/>
        <w:ind w:left="0" w:firstLine="0"/>
        <w:jc w:val="left"/>
      </w:pPr>
    </w:p>
    <w:p w14:paraId="7740CFC6" w14:textId="77777777" w:rsidR="00681D72" w:rsidRDefault="00681D72" w:rsidP="00681D72">
      <w:pPr>
        <w:pStyle w:val="Textocomentario"/>
        <w:ind w:left="0" w:firstLine="0"/>
        <w:jc w:val="left"/>
      </w:pPr>
    </w:p>
    <w:p w14:paraId="0C6FD864" w14:textId="77777777" w:rsidR="00681D72" w:rsidRDefault="00681D72" w:rsidP="00681D72">
      <w:pPr>
        <w:pStyle w:val="Textocomentario"/>
        <w:ind w:left="0" w:firstLine="0"/>
        <w:jc w:val="left"/>
      </w:pPr>
    </w:p>
    <w:p w14:paraId="39CD38BD" w14:textId="77777777" w:rsidR="00681D72" w:rsidRDefault="00681D72" w:rsidP="00681D72">
      <w:pPr>
        <w:pStyle w:val="Textocomentario"/>
        <w:ind w:left="0" w:firstLine="0"/>
        <w:jc w:val="left"/>
      </w:pPr>
      <w:r>
        <w:rPr>
          <w:b/>
          <w:bCs/>
        </w:rPr>
        <w:t>Más información</w:t>
      </w:r>
    </w:p>
    <w:p w14:paraId="11067E49" w14:textId="77777777" w:rsidR="00681D72" w:rsidRDefault="00681D72" w:rsidP="00681D72">
      <w:pPr>
        <w:pStyle w:val="Textocomentario"/>
        <w:ind w:left="0" w:firstLine="0"/>
        <w:jc w:val="left"/>
      </w:pPr>
    </w:p>
    <w:p w14:paraId="41275EE8" w14:textId="77777777" w:rsidR="00681D72" w:rsidRDefault="00000000" w:rsidP="00681D72">
      <w:pPr>
        <w:pStyle w:val="Textocomentario"/>
        <w:ind w:left="0" w:firstLine="0"/>
        <w:jc w:val="left"/>
      </w:pPr>
      <w:hyperlink r:id="rId49" w:history="1">
        <w:r w:rsidR="00681D72" w:rsidRPr="00182727">
          <w:rPr>
            <w:rStyle w:val="Hipervnculo"/>
          </w:rPr>
          <w:t>1cs.stackexchange.com</w:t>
        </w:r>
      </w:hyperlink>
      <w:hyperlink r:id="rId50" w:history="1">
        <w:r w:rsidR="00681D72" w:rsidRPr="00182727">
          <w:rPr>
            <w:rStyle w:val="Hipervnculo"/>
          </w:rPr>
          <w:t>2stackoverflow.com</w:t>
        </w:r>
      </w:hyperlink>
      <w:hyperlink r:id="rId51" w:history="1">
        <w:r w:rsidR="00681D72" w:rsidRPr="00182727">
          <w:rPr>
            <w:rStyle w:val="Hipervnculo"/>
          </w:rPr>
          <w:t>3geeksforgeeks.org</w:t>
        </w:r>
      </w:hyperlink>
      <w:hyperlink r:id="rId52" w:history="1">
        <w:r w:rsidR="00681D72" w:rsidRPr="00182727">
          <w:rPr>
            <w:rStyle w:val="Hipervnculo"/>
          </w:rPr>
          <w:t>4math.stackexchange.com</w:t>
        </w:r>
      </w:hyperlink>
      <w:hyperlink r:id="rId53" w:history="1">
        <w:r w:rsidR="00681D72" w:rsidRPr="00182727">
          <w:rPr>
            <w:rStyle w:val="Hipervnculo"/>
          </w:rPr>
          <w:t>5math.stackexchange.com</w:t>
        </w:r>
      </w:hyperlink>
      <w:hyperlink r:id="rId54" w:history="1">
        <w:r w:rsidR="00681D72" w:rsidRPr="00182727">
          <w:rPr>
            <w:rStyle w:val="Hipervnculo"/>
          </w:rPr>
          <w:t>6baeldung.com</w:t>
        </w:r>
      </w:hyperlink>
      <w:r w:rsidR="00681D72">
        <w:t>+3 más</w:t>
      </w:r>
    </w:p>
    <w:p w14:paraId="1E70C073" w14:textId="77777777" w:rsidR="00681D72" w:rsidRDefault="00681D72" w:rsidP="00681D72">
      <w:pPr>
        <w:pStyle w:val="Textocomentario"/>
        <w:ind w:left="0" w:firstLine="0"/>
        <w:jc w:val="left"/>
      </w:pPr>
    </w:p>
    <w:p w14:paraId="54381B6B" w14:textId="77777777" w:rsidR="00681D72" w:rsidRDefault="00681D72" w:rsidP="00681D72">
      <w:pPr>
        <w:pStyle w:val="Textocomentario"/>
        <w:ind w:left="0" w:firstLine="0"/>
        <w:jc w:val="left"/>
      </w:pPr>
    </w:p>
  </w:comment>
  <w:comment w:id="26" w:author="Víctor Manzanares Alberola" w:date="2024-03-22T16:03:00Z" w:initials="VMA">
    <w:p w14:paraId="34DEE120" w14:textId="4FD02792" w:rsidR="00A4642E" w:rsidRDefault="00A4642E" w:rsidP="00A4642E">
      <w:pPr>
        <w:pStyle w:val="Textocomentario"/>
        <w:ind w:left="0" w:firstLine="0"/>
        <w:jc w:val="left"/>
      </w:pPr>
      <w:r>
        <w:rPr>
          <w:rStyle w:val="Refdecomentario"/>
        </w:rPr>
        <w:annotationRef/>
      </w:r>
      <w:r>
        <w:rPr>
          <w:color w:val="111111"/>
          <w:highlight w:val="white"/>
        </w:rPr>
        <w:t>La relación que estableces entre los múltiplos de números primos y la forma ( 6k \pm 1 ) es correcta. Cuando multiplicas un número primo por sí mismo, como en ( 5 \times 5 = 25 ), obtienes un cuadrado perfecto, que es un múltiplo de un número primo. Al incrementar este cuadrado perfecto por múltiplos de ( 2 \times \text{primo} ), como en ( 25 + 2 \times 5 = 35 ), estás efectivamente generando múltiplos de ( 5 ) que son de la forma ( 6k \pm 1 ), siempre que ( k ) sea un entero.</w:t>
      </w:r>
    </w:p>
    <w:p w14:paraId="656F532D" w14:textId="77777777" w:rsidR="00A4642E" w:rsidRDefault="00A4642E" w:rsidP="00A4642E">
      <w:pPr>
        <w:pStyle w:val="Textocomentario"/>
        <w:ind w:left="0" w:firstLine="0"/>
        <w:jc w:val="left"/>
      </w:pPr>
      <w:r>
        <w:rPr>
          <w:color w:val="111111"/>
          <w:highlight w:val="white"/>
        </w:rPr>
        <w:t>Para que el resultado de multiplicar dos números de la forma ( 6k \pm 1 ) sea también de la forma ( 6k \pm 1 ), ambos números deben ser de la misma forma, es decir, ambos deben ser ( 6k + 1 ) o ambos ( 6k - 1 ). Esto se debe a que la multiplicación de dos números de la misma forma conservará la forma general:</w:t>
      </w:r>
    </w:p>
    <w:p w14:paraId="7AD6DB48" w14:textId="77777777" w:rsidR="00A4642E" w:rsidRDefault="00A4642E" w:rsidP="00A4642E">
      <w:pPr>
        <w:pStyle w:val="Textocomentario"/>
        <w:numPr>
          <w:ilvl w:val="0"/>
          <w:numId w:val="5"/>
        </w:numPr>
        <w:jc w:val="left"/>
      </w:pPr>
      <w:r>
        <w:rPr>
          <w:color w:val="111111"/>
          <w:highlight w:val="white"/>
        </w:rPr>
        <w:t>( (6k + 1)(6m + 1) = 36km + 6k + 6m + 1 = 6(6km + k + m) + 1 )</w:t>
      </w:r>
    </w:p>
    <w:p w14:paraId="1FA7559D" w14:textId="77777777" w:rsidR="00A4642E" w:rsidRDefault="00A4642E" w:rsidP="00A4642E">
      <w:pPr>
        <w:pStyle w:val="Textocomentario"/>
        <w:numPr>
          <w:ilvl w:val="0"/>
          <w:numId w:val="5"/>
        </w:numPr>
        <w:jc w:val="left"/>
      </w:pPr>
      <w:r>
        <w:rPr>
          <w:color w:val="111111"/>
          <w:highlight w:val="white"/>
        </w:rPr>
        <w:t>( (6k - 1)(6m - 1) = 36km - 6k - 6m + 1 = 6(6km - k - m) + 1 )</w:t>
      </w:r>
    </w:p>
    <w:p w14:paraId="718C36A2" w14:textId="77777777" w:rsidR="00A4642E" w:rsidRDefault="00A4642E" w:rsidP="00A4642E">
      <w:pPr>
        <w:pStyle w:val="Textocomentario"/>
        <w:ind w:left="0" w:firstLine="0"/>
        <w:jc w:val="left"/>
      </w:pPr>
      <w:r>
        <w:rPr>
          <w:color w:val="111111"/>
          <w:highlight w:val="white"/>
        </w:rPr>
        <w:t>En ambos casos, el resultado es de la forma ( 6n \pm 1 ), donde ( n ) es un entero.</w:t>
      </w:r>
    </w:p>
    <w:p w14:paraId="7333605C" w14:textId="77777777" w:rsidR="00A4642E" w:rsidRDefault="00A4642E" w:rsidP="00A4642E">
      <w:pPr>
        <w:pStyle w:val="Textocomentario"/>
        <w:ind w:left="0" w:firstLine="0"/>
        <w:jc w:val="left"/>
      </w:pPr>
      <w:r>
        <w:rPr>
          <w:color w:val="111111"/>
          <w:highlight w:val="white"/>
        </w:rPr>
        <w:t>Este patrón es parte de la estructura de los números primos y su distribución, y es relevante para entender por qué ciertos números son más propensos a ser primos que otros. Sin embargo, es importante recordar que estos patrones no proporcionan una prueba directa de la Conjetura de Goldbach ni de la distribución exacta de los números primos, sino que son observaciones que pueden ayudar a guiar la investigación en teoría de números.</w:t>
      </w:r>
    </w:p>
  </w:comment>
  <w:comment w:id="27" w:author="Víctor Manzanares Alberola" w:date="2024-03-23T11:51:00Z" w:initials="VM">
    <w:p w14:paraId="31717650" w14:textId="77777777" w:rsidR="00CC66F3" w:rsidRDefault="00CC66F3" w:rsidP="00CC66F3">
      <w:pPr>
        <w:pStyle w:val="Textocomentario"/>
        <w:ind w:left="0" w:firstLine="0"/>
        <w:jc w:val="left"/>
      </w:pPr>
      <w:r>
        <w:rPr>
          <w:rStyle w:val="Refdecomentario"/>
        </w:rPr>
        <w:annotationRef/>
      </w:r>
      <w:r>
        <w:rPr>
          <w:b/>
          <w:bCs/>
          <w:color w:val="111111"/>
          <w:highlight w:val="white"/>
        </w:rPr>
        <w:t>Christian Goldbach</w:t>
      </w:r>
      <w:r>
        <w:rPr>
          <w:color w:val="111111"/>
          <w:highlight w:val="white"/>
        </w:rPr>
        <w:t> (18 de marzo de 1690 - 20 de noviembre de 1764) fue un matemático prusiano, nacido en </w:t>
      </w:r>
      <w:r>
        <w:rPr>
          <w:b/>
          <w:bCs/>
          <w:color w:val="111111"/>
          <w:highlight w:val="white"/>
        </w:rPr>
        <w:t>Königsberg, Prusia</w:t>
      </w:r>
      <w:r>
        <w:rPr>
          <w:color w:val="111111"/>
          <w:highlight w:val="white"/>
        </w:rPr>
        <w:t> (hoy </w:t>
      </w:r>
      <w:r>
        <w:rPr>
          <w:b/>
          <w:bCs/>
          <w:color w:val="111111"/>
          <w:highlight w:val="white"/>
        </w:rPr>
        <w:t>Kaliningrado, Rusia</w:t>
      </w:r>
      <w:r>
        <w:rPr>
          <w:color w:val="111111"/>
          <w:highlight w:val="white"/>
        </w:rPr>
        <w:t>), hijo de un pastor. </w:t>
      </w:r>
      <w:hyperlink r:id="rId55" w:history="1">
        <w:r w:rsidRPr="00BE16F7">
          <w:rPr>
            <w:rStyle w:val="Hipervnculo"/>
            <w:highlight w:val="white"/>
          </w:rPr>
          <w:t>Estudió leyes, idiomas y matemáticas</w:t>
        </w:r>
      </w:hyperlink>
      <w:hyperlink r:id="rId56" w:history="1">
        <w:r w:rsidRPr="00BE16F7">
          <w:rPr>
            <w:rStyle w:val="Hipervnculo"/>
            <w:highlight w:val="white"/>
            <w:vertAlign w:val="superscript"/>
          </w:rPr>
          <w:t>1</w:t>
        </w:r>
      </w:hyperlink>
      <w:hyperlink r:id="rId57" w:history="1">
        <w:r w:rsidRPr="00BE16F7">
          <w:rPr>
            <w:rStyle w:val="Hipervnculo"/>
            <w:highlight w:val="white"/>
            <w:vertAlign w:val="superscript"/>
          </w:rPr>
          <w:t>2</w:t>
        </w:r>
      </w:hyperlink>
      <w:r>
        <w:rPr>
          <w:color w:val="111111"/>
          <w:highlight w:val="white"/>
        </w:rPr>
        <w:t>. Durante su vida, tuvo la oportunidad de interactuar con matemáticos destacados como </w:t>
      </w:r>
      <w:r>
        <w:rPr>
          <w:b/>
          <w:bCs/>
          <w:color w:val="111111"/>
          <w:highlight w:val="white"/>
        </w:rPr>
        <w:t>Gottfried Leibniz</w:t>
      </w:r>
      <w:r>
        <w:rPr>
          <w:color w:val="111111"/>
          <w:highlight w:val="white"/>
        </w:rPr>
        <w:t>, </w:t>
      </w:r>
      <w:r>
        <w:rPr>
          <w:b/>
          <w:bCs/>
          <w:color w:val="111111"/>
          <w:highlight w:val="white"/>
        </w:rPr>
        <w:t>Leonhard Euler</w:t>
      </w:r>
      <w:r>
        <w:rPr>
          <w:color w:val="111111"/>
          <w:highlight w:val="white"/>
        </w:rPr>
        <w:t> y </w:t>
      </w:r>
      <w:r>
        <w:rPr>
          <w:b/>
          <w:bCs/>
          <w:color w:val="111111"/>
          <w:highlight w:val="white"/>
        </w:rPr>
        <w:t>Daniel Bernoulli</w:t>
      </w:r>
      <w:r>
        <w:rPr>
          <w:color w:val="111111"/>
          <w:highlight w:val="white"/>
        </w:rPr>
        <w:t>.</w:t>
      </w:r>
    </w:p>
    <w:p w14:paraId="68D4B4D3" w14:textId="77777777" w:rsidR="00CC66F3" w:rsidRDefault="00CC66F3" w:rsidP="00CC66F3">
      <w:pPr>
        <w:pStyle w:val="Textocomentario"/>
        <w:ind w:left="0" w:firstLine="0"/>
        <w:jc w:val="left"/>
      </w:pPr>
      <w:r>
        <w:rPr>
          <w:color w:val="111111"/>
          <w:highlight w:val="white"/>
        </w:rPr>
        <w:t>Una de las contribuciones más famosas de Goldbach es la </w:t>
      </w:r>
      <w:r>
        <w:rPr>
          <w:b/>
          <w:bCs/>
          <w:color w:val="111111"/>
          <w:highlight w:val="white"/>
        </w:rPr>
        <w:t>conjetura de Goldbach</w:t>
      </w:r>
      <w:r>
        <w:rPr>
          <w:color w:val="111111"/>
          <w:highlight w:val="white"/>
        </w:rPr>
        <w:t>. Esta conjetura afirma que </w:t>
      </w:r>
      <w:r>
        <w:rPr>
          <w:b/>
          <w:bCs/>
          <w:color w:val="111111"/>
          <w:highlight w:val="white"/>
        </w:rPr>
        <w:t>todos los números pares mayores que 2 se pueden representar como la suma de dos números primos</w:t>
      </w:r>
      <w:r>
        <w:rPr>
          <w:color w:val="111111"/>
          <w:highlight w:val="white"/>
        </w:rPr>
        <w:t>. </w:t>
      </w:r>
      <w:hyperlink r:id="rId58" w:history="1">
        <w:r w:rsidRPr="00BE16F7">
          <w:rPr>
            <w:rStyle w:val="Hipervnculo"/>
            <w:highlight w:val="white"/>
          </w:rPr>
          <w:t>Aunque el gran matemático suizo </w:t>
        </w:r>
      </w:hyperlink>
      <w:hyperlink r:id="rId59" w:history="1">
        <w:r w:rsidRPr="00BE16F7">
          <w:rPr>
            <w:rStyle w:val="Hipervnculo"/>
            <w:b/>
            <w:bCs/>
            <w:highlight w:val="white"/>
          </w:rPr>
          <w:t>Euler</w:t>
        </w:r>
      </w:hyperlink>
      <w:hyperlink r:id="rId60" w:history="1">
        <w:r w:rsidRPr="00BE16F7">
          <w:rPr>
            <w:rStyle w:val="Hipervnculo"/>
            <w:highlight w:val="white"/>
          </w:rPr>
          <w:t> no pudo demostrar ni refutar formalmente esta conjetura, se sabe que es cierta para todos los números menores que un trillón (es decir, 10</w:t>
        </w:r>
      </w:hyperlink>
      <w:hyperlink r:id="rId61" w:history="1">
        <w:r w:rsidRPr="00BE16F7">
          <w:rPr>
            <w:rStyle w:val="Hipervnculo"/>
            <w:highlight w:val="white"/>
            <w:vertAlign w:val="superscript"/>
          </w:rPr>
          <w:t>18</w:t>
        </w:r>
      </w:hyperlink>
      <w:hyperlink r:id="rId62" w:history="1">
        <w:r w:rsidRPr="00BE16F7">
          <w:rPr>
            <w:rStyle w:val="Hipervnculo"/>
            <w:highlight w:val="white"/>
          </w:rPr>
          <w:t>)</w:t>
        </w:r>
      </w:hyperlink>
      <w:hyperlink r:id="rId63" w:history="1">
        <w:r w:rsidRPr="00BE16F7">
          <w:rPr>
            <w:rStyle w:val="Hipervnculo"/>
            <w:highlight w:val="white"/>
            <w:vertAlign w:val="superscript"/>
          </w:rPr>
          <w:t>1</w:t>
        </w:r>
      </w:hyperlink>
      <w:r>
        <w:rPr>
          <w:color w:val="111111"/>
          <w:highlight w:val="white"/>
        </w:rPr>
        <w:t>. La conjetura se encontró en una carta que Goldbach envió a Euler en </w:t>
      </w:r>
      <w:r>
        <w:rPr>
          <w:b/>
          <w:bCs/>
          <w:color w:val="111111"/>
          <w:highlight w:val="white"/>
        </w:rPr>
        <w:t>1742</w:t>
      </w:r>
      <w:r>
        <w:rPr>
          <w:color w:val="111111"/>
          <w:highlight w:val="white"/>
        </w:rPr>
        <w:t>.</w:t>
      </w:r>
    </w:p>
    <w:p w14:paraId="4329F3B8" w14:textId="77777777" w:rsidR="00CC66F3" w:rsidRDefault="00CC66F3" w:rsidP="00CC66F3">
      <w:pPr>
        <w:pStyle w:val="Textocomentario"/>
        <w:ind w:left="0" w:firstLine="0"/>
        <w:jc w:val="left"/>
      </w:pPr>
      <w:r>
        <w:rPr>
          <w:color w:val="111111"/>
          <w:highlight w:val="white"/>
        </w:rPr>
        <w:t>Además de la famosa conjetura, Goldbach también estudió y demostró varios teoremas sobre </w:t>
      </w:r>
      <w:r>
        <w:rPr>
          <w:b/>
          <w:bCs/>
          <w:color w:val="111111"/>
          <w:highlight w:val="white"/>
        </w:rPr>
        <w:t>potencias perfectas</w:t>
      </w:r>
      <w:r>
        <w:rPr>
          <w:color w:val="111111"/>
          <w:highlight w:val="white"/>
        </w:rPr>
        <w:t>. Otra variante de la conjetura de Goldbach, conocida como la </w:t>
      </w:r>
      <w:r>
        <w:rPr>
          <w:b/>
          <w:bCs/>
          <w:color w:val="111111"/>
          <w:highlight w:val="white"/>
        </w:rPr>
        <w:t>conjetura débil de Goldbach</w:t>
      </w:r>
      <w:r>
        <w:rPr>
          <w:color w:val="111111"/>
          <w:highlight w:val="white"/>
        </w:rPr>
        <w:t>, establece que </w:t>
      </w:r>
      <w:r>
        <w:rPr>
          <w:b/>
          <w:bCs/>
          <w:color w:val="111111"/>
          <w:highlight w:val="white"/>
        </w:rPr>
        <w:t>todo número impar mayor que 5 puede escribirse como la suma de tres números primos</w:t>
      </w:r>
      <w:r>
        <w:rPr>
          <w:color w:val="111111"/>
          <w:highlight w:val="white"/>
        </w:rPr>
        <w:t>. </w:t>
      </w:r>
      <w:hyperlink r:id="rId64" w:history="1">
        <w:r w:rsidRPr="00BE16F7">
          <w:rPr>
            <w:rStyle w:val="Hipervnculo"/>
            <w:highlight w:val="white"/>
          </w:rPr>
          <w:t>Esta conjetura fue resuelta en </w:t>
        </w:r>
      </w:hyperlink>
      <w:hyperlink r:id="rId65" w:history="1">
        <w:r w:rsidRPr="00BE16F7">
          <w:rPr>
            <w:rStyle w:val="Hipervnculo"/>
            <w:b/>
            <w:bCs/>
            <w:highlight w:val="white"/>
          </w:rPr>
          <w:t>2013</w:t>
        </w:r>
      </w:hyperlink>
      <w:hyperlink r:id="rId66" w:history="1">
        <w:r w:rsidRPr="00BE16F7">
          <w:rPr>
            <w:rStyle w:val="Hipervnculo"/>
            <w:highlight w:val="white"/>
          </w:rPr>
          <w:t> por el matemático peruano </w:t>
        </w:r>
      </w:hyperlink>
      <w:hyperlink r:id="rId67" w:history="1">
        <w:r w:rsidRPr="00BE16F7">
          <w:rPr>
            <w:rStyle w:val="Hipervnculo"/>
            <w:b/>
            <w:bCs/>
            <w:highlight w:val="white"/>
          </w:rPr>
          <w:t>Harald Andrés Helfgott</w:t>
        </w:r>
      </w:hyperlink>
      <w:hyperlink r:id="rId68" w:history="1">
        <w:r w:rsidRPr="00BE16F7">
          <w:rPr>
            <w:rStyle w:val="Hipervnculo"/>
            <w:highlight w:val="white"/>
          </w:rPr>
          <w:t>, quien demostró que para todo número impar mayor que 10</w:t>
        </w:r>
      </w:hyperlink>
      <w:hyperlink r:id="rId69" w:history="1">
        <w:r w:rsidRPr="00BE16F7">
          <w:rPr>
            <w:rStyle w:val="Hipervnculo"/>
            <w:highlight w:val="white"/>
            <w:vertAlign w:val="superscript"/>
          </w:rPr>
          <w:t>30</w:t>
        </w:r>
      </w:hyperlink>
      <w:hyperlink r:id="rId70" w:history="1">
        <w:r w:rsidRPr="00BE16F7">
          <w:rPr>
            <w:rStyle w:val="Hipervnculo"/>
            <w:highlight w:val="white"/>
          </w:rPr>
          <w:t>, la conjetura es cierta</w:t>
        </w:r>
      </w:hyperlink>
      <w:hyperlink r:id="rId71" w:history="1">
        <w:r w:rsidRPr="00BE16F7">
          <w:rPr>
            <w:rStyle w:val="Hipervnculo"/>
            <w:highlight w:val="white"/>
            <w:vertAlign w:val="superscript"/>
          </w:rPr>
          <w:t>1</w:t>
        </w:r>
      </w:hyperlink>
      <w:r>
        <w:rPr>
          <w:color w:val="111111"/>
          <w:highlight w:val="white"/>
        </w:rPr>
        <w:t>.</w:t>
      </w:r>
    </w:p>
    <w:p w14:paraId="317C134D" w14:textId="77777777" w:rsidR="00CC66F3" w:rsidRDefault="00CC66F3" w:rsidP="00CC66F3">
      <w:pPr>
        <w:pStyle w:val="Textocomentario"/>
        <w:ind w:left="0" w:firstLine="0"/>
        <w:jc w:val="left"/>
      </w:pPr>
      <w:r>
        <w:rPr>
          <w:color w:val="111111"/>
          <w:highlight w:val="white"/>
        </w:rPr>
        <w:t>En resumen, Christian Goldbach dejó una huella duradera en las matemáticas con sus conjeturas y contribuciones, y su nombre sigue siendo relevante en la comunidad matemática hasta hoy.</w:t>
      </w:r>
    </w:p>
  </w:comment>
  <w:comment w:id="28" w:author="Víctor Manzanares Alberola" w:date="2024-03-23T16:20:00Z" w:initials="VM">
    <w:p w14:paraId="589A6049" w14:textId="77777777" w:rsidR="00D82CF4" w:rsidRDefault="00D82CF4" w:rsidP="00D82CF4">
      <w:pPr>
        <w:pStyle w:val="Textocomentario"/>
        <w:ind w:left="0" w:firstLine="0"/>
        <w:jc w:val="left"/>
      </w:pPr>
      <w:r>
        <w:rPr>
          <w:rStyle w:val="Refdecomentario"/>
        </w:rPr>
        <w:annotationRef/>
      </w:r>
      <w:r>
        <w:t>Si es falsa, los primos se podrían generar con coste temporal lineal.</w:t>
      </w:r>
    </w:p>
    <w:p w14:paraId="356CA6FD" w14:textId="77777777" w:rsidR="00D82CF4" w:rsidRDefault="00D82CF4" w:rsidP="00D82CF4">
      <w:pPr>
        <w:pStyle w:val="Textocomentario"/>
        <w:ind w:left="0" w:firstLine="0"/>
        <w:jc w:val="left"/>
      </w:pPr>
    </w:p>
    <w:p w14:paraId="244F114D" w14:textId="77777777" w:rsidR="00D82CF4" w:rsidRDefault="00D82CF4" w:rsidP="00D82CF4">
      <w:pPr>
        <w:pStyle w:val="Textocomentario"/>
        <w:ind w:left="0" w:firstLine="0"/>
        <w:jc w:val="left"/>
      </w:pPr>
    </w:p>
    <w:p w14:paraId="08578534" w14:textId="77777777" w:rsidR="00D82CF4" w:rsidRDefault="00D82CF4" w:rsidP="00D82CF4">
      <w:pPr>
        <w:pStyle w:val="Textocomentario"/>
        <w:ind w:left="0" w:firstLine="0"/>
        <w:jc w:val="left"/>
      </w:pPr>
      <w:r>
        <w:t>Copilot</w:t>
      </w:r>
    </w:p>
    <w:p w14:paraId="209DC148" w14:textId="77777777" w:rsidR="00D82CF4" w:rsidRDefault="00D82CF4" w:rsidP="00D82CF4">
      <w:pPr>
        <w:pStyle w:val="Textocomentario"/>
        <w:ind w:left="0" w:firstLine="0"/>
        <w:jc w:val="left"/>
      </w:pPr>
    </w:p>
    <w:p w14:paraId="5F0CB322" w14:textId="77777777" w:rsidR="00D82CF4" w:rsidRDefault="00D82CF4" w:rsidP="00D82CF4">
      <w:pPr>
        <w:pStyle w:val="Textocomentario"/>
        <w:ind w:left="0" w:firstLine="0"/>
        <w:jc w:val="left"/>
      </w:pPr>
      <w:r>
        <w:t>Entiendo tu punto. </w:t>
      </w:r>
      <w:r>
        <w:rPr>
          <w:b/>
          <w:bCs/>
        </w:rPr>
        <w:t>Generar números primos</w:t>
      </w:r>
      <w:r>
        <w:t> es un problema interesante en matemáticas y ciencias de la computación. Permíteme profundizar en esto.</w:t>
      </w:r>
    </w:p>
    <w:p w14:paraId="0541003D" w14:textId="77777777" w:rsidR="00D82CF4" w:rsidRDefault="00D82CF4" w:rsidP="00D82CF4">
      <w:pPr>
        <w:pStyle w:val="Textocomentario"/>
        <w:ind w:left="0" w:firstLine="0"/>
        <w:jc w:val="left"/>
      </w:pPr>
      <w:r>
        <w:t>La afirmación de que “si es falsa, los primos se podrían generar con coste temporal lineal” es intrigante. Veamos si podemos explorar esto:</w:t>
      </w:r>
    </w:p>
    <w:p w14:paraId="29B2D251" w14:textId="77777777" w:rsidR="00D82CF4" w:rsidRDefault="00D82CF4" w:rsidP="00D82CF4">
      <w:pPr>
        <w:pStyle w:val="Textocomentario"/>
        <w:numPr>
          <w:ilvl w:val="0"/>
          <w:numId w:val="11"/>
        </w:numPr>
        <w:ind w:left="720"/>
        <w:jc w:val="left"/>
      </w:pPr>
      <w:r>
        <w:rPr>
          <w:b/>
          <w:bCs/>
        </w:rPr>
        <w:t>Generación Lineal de Primos</w:t>
      </w:r>
      <w:r>
        <w:t>:</w:t>
      </w:r>
    </w:p>
    <w:p w14:paraId="4C3B4312" w14:textId="77777777" w:rsidR="00D82CF4" w:rsidRDefault="00D82CF4" w:rsidP="00D82CF4">
      <w:pPr>
        <w:pStyle w:val="Textocomentario"/>
        <w:numPr>
          <w:ilvl w:val="0"/>
          <w:numId w:val="12"/>
        </w:numPr>
        <w:jc w:val="left"/>
      </w:pPr>
    </w:p>
    <w:p w14:paraId="1888D49F" w14:textId="77777777" w:rsidR="00D82CF4" w:rsidRDefault="00D82CF4" w:rsidP="00D82CF4">
      <w:pPr>
        <w:pStyle w:val="Textocomentario"/>
        <w:numPr>
          <w:ilvl w:val="1"/>
          <w:numId w:val="12"/>
        </w:numPr>
        <w:jc w:val="left"/>
      </w:pPr>
      <w:r>
        <w:t>Si asumimos que existe un algoritmo que genera todos los números primos en orden lineal (es decir, en función de su tamaño), sería un gran avance.</w:t>
      </w:r>
    </w:p>
    <w:p w14:paraId="54518B63" w14:textId="77777777" w:rsidR="00D82CF4" w:rsidRDefault="00D82CF4" w:rsidP="00D82CF4">
      <w:pPr>
        <w:pStyle w:val="Textocomentario"/>
        <w:numPr>
          <w:ilvl w:val="1"/>
          <w:numId w:val="12"/>
        </w:numPr>
        <w:ind w:left="1080"/>
        <w:jc w:val="left"/>
      </w:pPr>
      <w:r>
        <w:t>Hasta ahora, no se ha encontrado una solución lineal para este problema. El algoritmo más eficiente conocido actualmente es el </w:t>
      </w:r>
      <w:r>
        <w:rPr>
          <w:b/>
          <w:bCs/>
        </w:rPr>
        <w:t>criba de Eratóstenes</w:t>
      </w:r>
      <w:r>
        <w:t>, que tiene un costo temporal de </w:t>
      </w:r>
      <w:r>
        <w:rPr>
          <w:b/>
          <w:bCs/>
        </w:rPr>
        <w:t>O(n log log n)</w:t>
      </w:r>
      <w:r>
        <w:t>, donde </w:t>
      </w:r>
      <w:r>
        <w:rPr>
          <w:b/>
          <w:bCs/>
        </w:rPr>
        <w:t>n</w:t>
      </w:r>
      <w:r>
        <w:t> es el límite superior hasta el cual deseamos encontrar los números primos.</w:t>
      </w:r>
    </w:p>
    <w:p w14:paraId="575D3492" w14:textId="77777777" w:rsidR="00D82CF4" w:rsidRDefault="00D82CF4" w:rsidP="00D82CF4">
      <w:pPr>
        <w:pStyle w:val="Textocomentario"/>
        <w:numPr>
          <w:ilvl w:val="1"/>
          <w:numId w:val="12"/>
        </w:numPr>
        <w:jc w:val="left"/>
      </w:pPr>
      <w:r>
        <w:t>En otras palabras, aunque no es lineal, el criba de Eratóstenes es bastante rápido y práctico para la mayoría de los propósitos.</w:t>
      </w:r>
    </w:p>
    <w:p w14:paraId="2DB6BC8D" w14:textId="77777777" w:rsidR="00D82CF4" w:rsidRDefault="00D82CF4" w:rsidP="00D82CF4">
      <w:pPr>
        <w:pStyle w:val="Textocomentario"/>
        <w:numPr>
          <w:ilvl w:val="0"/>
          <w:numId w:val="13"/>
        </w:numPr>
        <w:ind w:left="720"/>
        <w:jc w:val="left"/>
      </w:pPr>
      <w:r>
        <w:rPr>
          <w:b/>
          <w:bCs/>
        </w:rPr>
        <w:t>Hipótesis de Riemann</w:t>
      </w:r>
      <w:r>
        <w:t>:</w:t>
      </w:r>
    </w:p>
    <w:p w14:paraId="566C3C32" w14:textId="77777777" w:rsidR="00D82CF4" w:rsidRDefault="00D82CF4" w:rsidP="00D82CF4">
      <w:pPr>
        <w:pStyle w:val="Textocomentario"/>
        <w:numPr>
          <w:ilvl w:val="0"/>
          <w:numId w:val="14"/>
        </w:numPr>
        <w:jc w:val="left"/>
      </w:pPr>
    </w:p>
    <w:p w14:paraId="114E353D" w14:textId="77777777" w:rsidR="00D82CF4" w:rsidRDefault="00D82CF4" w:rsidP="00D82CF4">
      <w:pPr>
        <w:pStyle w:val="Textocomentario"/>
        <w:numPr>
          <w:ilvl w:val="1"/>
          <w:numId w:val="14"/>
        </w:numPr>
        <w:ind w:left="1080"/>
        <w:jc w:val="left"/>
      </w:pPr>
      <w:r>
        <w:t>La </w:t>
      </w:r>
      <w:r>
        <w:rPr>
          <w:b/>
          <w:bCs/>
        </w:rPr>
        <w:t>Hipótesis de Riemann</w:t>
      </w:r>
      <w:r>
        <w:t> está relacionada con la distribución de los números primos.</w:t>
      </w:r>
    </w:p>
    <w:p w14:paraId="005D2E4B" w14:textId="77777777" w:rsidR="00D82CF4" w:rsidRDefault="00D82CF4" w:rsidP="00D82CF4">
      <w:pPr>
        <w:pStyle w:val="Textocomentario"/>
        <w:numPr>
          <w:ilvl w:val="1"/>
          <w:numId w:val="14"/>
        </w:numPr>
        <w:jc w:val="left"/>
      </w:pPr>
      <w:r>
        <w:t>Si esta hipótesis se demostrara verdadera, podría conducir a un algoritmo más eficiente para generar números primos.</w:t>
      </w:r>
    </w:p>
    <w:p w14:paraId="11C5B184" w14:textId="77777777" w:rsidR="00D82CF4" w:rsidRDefault="00D82CF4" w:rsidP="00D82CF4">
      <w:pPr>
        <w:pStyle w:val="Textocomentario"/>
        <w:numPr>
          <w:ilvl w:val="1"/>
          <w:numId w:val="14"/>
        </w:numPr>
        <w:jc w:val="left"/>
      </w:pPr>
      <w:r>
        <w:t>Sin embargo, hasta ahora, la hipótesis sigue siendo una conjetura no resuelta.</w:t>
      </w:r>
    </w:p>
    <w:p w14:paraId="6837C641" w14:textId="77777777" w:rsidR="00D82CF4" w:rsidRDefault="00D82CF4" w:rsidP="00D82CF4">
      <w:pPr>
        <w:pStyle w:val="Textocomentario"/>
        <w:numPr>
          <w:ilvl w:val="0"/>
          <w:numId w:val="15"/>
        </w:numPr>
        <w:ind w:left="720"/>
        <w:jc w:val="left"/>
      </w:pPr>
      <w:r>
        <w:rPr>
          <w:b/>
          <w:bCs/>
        </w:rPr>
        <w:t>Generación Eficiente</w:t>
      </w:r>
      <w:r>
        <w:t>:</w:t>
      </w:r>
    </w:p>
    <w:p w14:paraId="3EBDA7C0" w14:textId="77777777" w:rsidR="00D82CF4" w:rsidRDefault="00D82CF4" w:rsidP="00D82CF4">
      <w:pPr>
        <w:pStyle w:val="Textocomentario"/>
        <w:numPr>
          <w:ilvl w:val="0"/>
          <w:numId w:val="16"/>
        </w:numPr>
        <w:jc w:val="left"/>
      </w:pPr>
    </w:p>
    <w:p w14:paraId="0CD951A3" w14:textId="77777777" w:rsidR="00D82CF4" w:rsidRDefault="00D82CF4" w:rsidP="00D82CF4">
      <w:pPr>
        <w:pStyle w:val="Textocomentario"/>
        <w:numPr>
          <w:ilvl w:val="1"/>
          <w:numId w:val="16"/>
        </w:numPr>
        <w:jc w:val="left"/>
      </w:pPr>
      <w:r>
        <w:t>Aunque no tenemos una solución lineal, los algoritmos existentes son lo suficientemente rápidos para la mayoría de los casos prácticos.</w:t>
      </w:r>
    </w:p>
    <w:p w14:paraId="081D8860" w14:textId="77777777" w:rsidR="00D82CF4" w:rsidRDefault="00D82CF4" w:rsidP="00D82CF4">
      <w:pPr>
        <w:pStyle w:val="Textocomentario"/>
        <w:numPr>
          <w:ilvl w:val="1"/>
          <w:numId w:val="16"/>
        </w:numPr>
        <w:ind w:left="1080"/>
        <w:jc w:val="left"/>
      </w:pPr>
      <w:r>
        <w:t>Para aplicaciones específicas, como criptografía, se utilizan algoritmos más avanzados como el </w:t>
      </w:r>
      <w:r>
        <w:rPr>
          <w:b/>
          <w:bCs/>
        </w:rPr>
        <w:t>algoritmo de prueba de primalidad de Miller-Rabin</w:t>
      </w:r>
      <w:r>
        <w:t>.</w:t>
      </w:r>
    </w:p>
    <w:p w14:paraId="70057A27" w14:textId="77777777" w:rsidR="00D82CF4" w:rsidRDefault="00D82CF4" w:rsidP="00D82CF4">
      <w:pPr>
        <w:pStyle w:val="Textocomentario"/>
        <w:ind w:left="0" w:firstLine="0"/>
        <w:jc w:val="left"/>
      </w:pPr>
      <w:r>
        <w:t>En resumen, aunque no hemos encontrado una solución lineal para generar todos los números primos, los algoritmos actuales son altamente eficientes y prácticos. La búsqueda de una solución completamente lineal sigue siendo un desafío emocionante en el campo de las matemáticas y la informática. 🌟🔢</w:t>
      </w:r>
    </w:p>
    <w:p w14:paraId="1D2C1B9D" w14:textId="77777777" w:rsidR="00D82CF4" w:rsidRDefault="00D82CF4" w:rsidP="00D82CF4">
      <w:pPr>
        <w:pStyle w:val="Textocomentario"/>
        <w:ind w:left="0" w:firstLine="0"/>
        <w:jc w:val="left"/>
      </w:pPr>
    </w:p>
    <w:p w14:paraId="402C09D0" w14:textId="77777777" w:rsidR="00D82CF4" w:rsidRDefault="00D82CF4" w:rsidP="00D82CF4">
      <w:pPr>
        <w:pStyle w:val="Textocomentario"/>
        <w:ind w:left="0" w:firstLine="0"/>
        <w:jc w:val="left"/>
      </w:pPr>
    </w:p>
    <w:p w14:paraId="748137BE" w14:textId="77777777" w:rsidR="00D82CF4" w:rsidRDefault="00D82CF4" w:rsidP="00D82CF4">
      <w:pPr>
        <w:pStyle w:val="Textocomentario"/>
        <w:ind w:left="0" w:firstLine="0"/>
        <w:jc w:val="left"/>
      </w:pPr>
    </w:p>
    <w:p w14:paraId="1C44634B" w14:textId="77777777" w:rsidR="00D82CF4" w:rsidRDefault="00D82CF4" w:rsidP="00D82CF4">
      <w:pPr>
        <w:pStyle w:val="Textocomentario"/>
        <w:ind w:left="0" w:firstLine="0"/>
        <w:jc w:val="left"/>
      </w:pPr>
      <w:r>
        <w:t>Usted</w:t>
      </w:r>
    </w:p>
    <w:p w14:paraId="06A2040C" w14:textId="77777777" w:rsidR="00D82CF4" w:rsidRDefault="00D82CF4" w:rsidP="00D82CF4">
      <w:pPr>
        <w:pStyle w:val="Textocomentario"/>
        <w:ind w:left="0" w:firstLine="0"/>
        <w:jc w:val="left"/>
      </w:pPr>
    </w:p>
    <w:p w14:paraId="108204FF" w14:textId="77777777" w:rsidR="00D82CF4" w:rsidRDefault="00D82CF4" w:rsidP="00D82CF4">
      <w:pPr>
        <w:pStyle w:val="Textocomentario"/>
        <w:ind w:left="0" w:firstLine="0"/>
        <w:jc w:val="left"/>
      </w:pPr>
      <w:r>
        <w:t>podria ser falsa ?</w:t>
      </w:r>
    </w:p>
    <w:p w14:paraId="67066CCC" w14:textId="77777777" w:rsidR="00D82CF4" w:rsidRDefault="00D82CF4" w:rsidP="00D82CF4">
      <w:pPr>
        <w:pStyle w:val="Textocomentario"/>
        <w:ind w:left="0" w:firstLine="0"/>
        <w:jc w:val="left"/>
      </w:pPr>
    </w:p>
    <w:p w14:paraId="7C88B6DB" w14:textId="77777777" w:rsidR="00D82CF4" w:rsidRDefault="00D82CF4" w:rsidP="00D82CF4">
      <w:pPr>
        <w:pStyle w:val="Textocomentario"/>
        <w:ind w:left="0" w:firstLine="0"/>
        <w:jc w:val="left"/>
      </w:pPr>
    </w:p>
    <w:p w14:paraId="23DBED37" w14:textId="77777777" w:rsidR="00D82CF4" w:rsidRDefault="00D82CF4" w:rsidP="00D82CF4">
      <w:pPr>
        <w:pStyle w:val="Textocomentario"/>
        <w:ind w:left="0" w:firstLine="0"/>
        <w:jc w:val="left"/>
      </w:pPr>
      <w:r>
        <w:t>Copilot</w:t>
      </w:r>
    </w:p>
    <w:p w14:paraId="472821FC" w14:textId="77777777" w:rsidR="00D82CF4" w:rsidRDefault="00D82CF4" w:rsidP="00D82CF4">
      <w:pPr>
        <w:pStyle w:val="Textocomentario"/>
        <w:ind w:left="0" w:firstLine="0"/>
        <w:jc w:val="left"/>
      </w:pPr>
    </w:p>
    <w:p w14:paraId="69AC9391" w14:textId="77777777" w:rsidR="00D82CF4" w:rsidRDefault="00D82CF4" w:rsidP="00D82CF4">
      <w:pPr>
        <w:pStyle w:val="Textocomentario"/>
        <w:ind w:left="0" w:firstLine="0"/>
        <w:jc w:val="left"/>
      </w:pPr>
      <w:r>
        <w:t>La afirmación de que “si es falsa, los primos se podrían generar con coste temporal lineal” es </w:t>
      </w:r>
      <w:r>
        <w:rPr>
          <w:b/>
          <w:bCs/>
        </w:rPr>
        <w:t>falsa</w:t>
      </w:r>
      <w:r>
        <w:t>. Hasta ahora, no se ha encontrado una solución lineal para generar todos los números primos de manera eficiente. Aunque existen algoritmos como el </w:t>
      </w:r>
      <w:r>
        <w:rPr>
          <w:b/>
          <w:bCs/>
        </w:rPr>
        <w:t>criba de Eratóstenes</w:t>
      </w:r>
      <w:r>
        <w:t> que son rápidos y prácticos, no son completamente lineales. La búsqueda de una solución lineal sigue siendo un desafío emocionante en matemáticas y ciencias de la computación. 🌟🔢</w:t>
      </w:r>
    </w:p>
    <w:p w14:paraId="1CA60568" w14:textId="77777777" w:rsidR="00D82CF4" w:rsidRDefault="00D82CF4" w:rsidP="00D82CF4">
      <w:pPr>
        <w:pStyle w:val="Textocomentario"/>
        <w:ind w:left="0" w:firstLine="0"/>
        <w:jc w:val="left"/>
      </w:pPr>
    </w:p>
    <w:p w14:paraId="282A378E" w14:textId="77777777" w:rsidR="00D82CF4" w:rsidRDefault="00D82CF4" w:rsidP="00D82CF4">
      <w:pPr>
        <w:pStyle w:val="Textocomentario"/>
        <w:ind w:left="0" w:firstLine="0"/>
        <w:jc w:val="left"/>
      </w:pPr>
    </w:p>
    <w:p w14:paraId="76A21514" w14:textId="77777777" w:rsidR="00D82CF4" w:rsidRDefault="00D82CF4" w:rsidP="00D82CF4">
      <w:pPr>
        <w:pStyle w:val="Textocomentario"/>
        <w:ind w:left="0" w:firstLine="0"/>
        <w:jc w:val="left"/>
      </w:pPr>
    </w:p>
    <w:p w14:paraId="430F9FF2" w14:textId="77777777" w:rsidR="00D82CF4" w:rsidRDefault="00D82CF4" w:rsidP="00D82CF4">
      <w:pPr>
        <w:pStyle w:val="Textocomentario"/>
        <w:ind w:left="0" w:firstLine="0"/>
        <w:jc w:val="left"/>
      </w:pPr>
      <w:r>
        <w:t>Usted</w:t>
      </w:r>
    </w:p>
    <w:p w14:paraId="4977CE2C" w14:textId="77777777" w:rsidR="00D82CF4" w:rsidRDefault="00D82CF4" w:rsidP="00D82CF4">
      <w:pPr>
        <w:pStyle w:val="Textocomentario"/>
        <w:ind w:left="0" w:firstLine="0"/>
        <w:jc w:val="left"/>
      </w:pPr>
    </w:p>
    <w:p w14:paraId="142D3DDC" w14:textId="77777777" w:rsidR="00D82CF4" w:rsidRDefault="00D82CF4" w:rsidP="00D82CF4">
      <w:pPr>
        <w:pStyle w:val="Textocomentario"/>
        <w:ind w:left="0" w:firstLine="0"/>
        <w:jc w:val="left"/>
      </w:pPr>
      <w:r>
        <w:t>hay algo que afirme que esto no puede pasar ?</w:t>
      </w:r>
    </w:p>
    <w:p w14:paraId="26AAEC87" w14:textId="77777777" w:rsidR="00D82CF4" w:rsidRDefault="00D82CF4" w:rsidP="00D82CF4">
      <w:pPr>
        <w:pStyle w:val="Textocomentario"/>
        <w:ind w:left="0" w:firstLine="0"/>
        <w:jc w:val="left"/>
      </w:pPr>
    </w:p>
    <w:p w14:paraId="0640B516" w14:textId="77777777" w:rsidR="00D82CF4" w:rsidRDefault="00D82CF4" w:rsidP="00D82CF4">
      <w:pPr>
        <w:pStyle w:val="Textocomentario"/>
        <w:ind w:left="0" w:firstLine="0"/>
        <w:jc w:val="left"/>
      </w:pPr>
    </w:p>
    <w:p w14:paraId="7B6FCFC0" w14:textId="77777777" w:rsidR="00D82CF4" w:rsidRDefault="00D82CF4" w:rsidP="00D82CF4">
      <w:pPr>
        <w:pStyle w:val="Textocomentario"/>
        <w:ind w:left="0" w:firstLine="0"/>
        <w:jc w:val="left"/>
      </w:pPr>
      <w:r>
        <w:t>Copilot</w:t>
      </w:r>
    </w:p>
    <w:p w14:paraId="0B81F2E3" w14:textId="77777777" w:rsidR="00D82CF4" w:rsidRDefault="00D82CF4" w:rsidP="00D82CF4">
      <w:pPr>
        <w:pStyle w:val="Textocomentario"/>
        <w:ind w:left="0" w:firstLine="0"/>
        <w:jc w:val="left"/>
      </w:pPr>
    </w:p>
    <w:p w14:paraId="134FA4F1" w14:textId="526682FA" w:rsidR="00D82CF4" w:rsidRDefault="00D82CF4" w:rsidP="00D82CF4">
      <w:pPr>
        <w:pStyle w:val="Textocomentario"/>
        <w:ind w:left="0" w:firstLine="0"/>
        <w:jc w:val="left"/>
      </w:pPr>
      <w:r>
        <w:rPr>
          <w:noProof/>
          <w:color w:val="FFFFFF"/>
        </w:rPr>
        <w:drawing>
          <wp:inline distT="0" distB="0" distL="0" distR="0" wp14:anchorId="41BB9F0A" wp14:editId="598B300D">
            <wp:extent cx="1314450" cy="1800225"/>
            <wp:effectExtent l="0" t="0" r="0" b="9525"/>
            <wp:docPr id="992761438" name="Imagen 2" descr="Teorema de Abel-Ruff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61438" name="Imagen 992761438" descr="Teorema de Abel-Ruffini"/>
                    <pic:cNvPicPr/>
                  </pic:nvPicPr>
                  <pic:blipFill>
                    <a:blip r:embed="rId72">
                      <a:extLst>
                        <a:ext uri="{28A0092B-C50C-407E-A947-70E740481C1C}">
                          <a14:useLocalDpi xmlns:a14="http://schemas.microsoft.com/office/drawing/2010/main" val="0"/>
                        </a:ext>
                      </a:extLst>
                    </a:blip>
                    <a:stretch>
                      <a:fillRect/>
                    </a:stretch>
                  </pic:blipFill>
                  <pic:spPr>
                    <a:xfrm>
                      <a:off x="0" y="0"/>
                      <a:ext cx="1314450" cy="1800225"/>
                    </a:xfrm>
                    <a:prstGeom prst="rect">
                      <a:avLst/>
                    </a:prstGeom>
                  </pic:spPr>
                </pic:pic>
              </a:graphicData>
            </a:graphic>
          </wp:inline>
        </w:drawing>
      </w:r>
      <w:r>
        <w:rPr>
          <w:noProof/>
          <w:color w:val="FFFFFF"/>
        </w:rPr>
        <w:drawing>
          <wp:inline distT="0" distB="0" distL="0" distR="0" wp14:anchorId="291B380C" wp14:editId="21C72395">
            <wp:extent cx="3048000" cy="1800225"/>
            <wp:effectExtent l="0" t="0" r="0" b="9525"/>
            <wp:docPr id="787262600" name="Imagen 1" descr="Teorema de Abel-Ruff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62600" name="Imagen 787262600" descr="Teorema de Abel-Ruffini"/>
                    <pic:cNvPicPr/>
                  </pic:nvPicPr>
                  <pic:blipFill>
                    <a:blip r:embed="rId73">
                      <a:extLst>
                        <a:ext uri="{28A0092B-C50C-407E-A947-70E740481C1C}">
                          <a14:useLocalDpi xmlns:a14="http://schemas.microsoft.com/office/drawing/2010/main" val="0"/>
                        </a:ext>
                      </a:extLst>
                    </a:blip>
                    <a:stretch>
                      <a:fillRect/>
                    </a:stretch>
                  </pic:blipFill>
                  <pic:spPr>
                    <a:xfrm>
                      <a:off x="0" y="0"/>
                      <a:ext cx="3048000" cy="1800225"/>
                    </a:xfrm>
                    <a:prstGeom prst="rect">
                      <a:avLst/>
                    </a:prstGeom>
                  </pic:spPr>
                </pic:pic>
              </a:graphicData>
            </a:graphic>
          </wp:inline>
        </w:drawing>
      </w:r>
      <w:r>
        <w:rPr>
          <w:color w:val="FFFFFF"/>
        </w:rPr>
        <w:t>Explorar</w:t>
      </w:r>
    </w:p>
    <w:p w14:paraId="7177670C" w14:textId="77777777" w:rsidR="00D82CF4" w:rsidRDefault="00D82CF4" w:rsidP="00D82CF4">
      <w:pPr>
        <w:pStyle w:val="Textocomentario"/>
        <w:ind w:left="0" w:firstLine="0"/>
        <w:jc w:val="left"/>
      </w:pPr>
    </w:p>
    <w:p w14:paraId="0CB92BBA" w14:textId="77777777" w:rsidR="00D82CF4" w:rsidRDefault="00D82CF4" w:rsidP="00D82CF4">
      <w:pPr>
        <w:pStyle w:val="Textocomentario"/>
        <w:ind w:left="0" w:firstLine="0"/>
        <w:jc w:val="left"/>
      </w:pPr>
    </w:p>
    <w:p w14:paraId="36CF357E" w14:textId="77777777" w:rsidR="00D82CF4" w:rsidRDefault="00D82CF4" w:rsidP="00D82CF4">
      <w:pPr>
        <w:pStyle w:val="Textocomentario"/>
        <w:ind w:left="0" w:firstLine="0"/>
        <w:jc w:val="left"/>
      </w:pPr>
      <w:r>
        <w:t>El </w:t>
      </w:r>
      <w:r>
        <w:rPr>
          <w:b/>
          <w:bCs/>
        </w:rPr>
        <w:t>teorema de Abel-Ruffini</w:t>
      </w:r>
      <w:r>
        <w:t> establece que no es posible resolver </w:t>
      </w:r>
      <w:r>
        <w:rPr>
          <w:b/>
          <w:bCs/>
        </w:rPr>
        <w:t>ecuaciones polinómicas generales</w:t>
      </w:r>
      <w:r>
        <w:t> de grado cinco o superior utilizando solo </w:t>
      </w:r>
      <w:r>
        <w:rPr>
          <w:b/>
          <w:bCs/>
        </w:rPr>
        <w:t>raíces</w:t>
      </w:r>
      <w:r>
        <w:t> (es decir, radicales). Esto significa que no existe una fórmula general que exprese las soluciones de estas ecuaciones en términos de sus coeficientes y operaciones aritméticas básicas.</w:t>
      </w:r>
    </w:p>
    <w:p w14:paraId="46440215" w14:textId="77777777" w:rsidR="00D82CF4" w:rsidRDefault="00D82CF4" w:rsidP="00D82CF4">
      <w:pPr>
        <w:pStyle w:val="Textocomentario"/>
        <w:ind w:left="0" w:firstLine="0"/>
        <w:jc w:val="left"/>
      </w:pPr>
      <w:r>
        <w:t>Aquí están los puntos clave:</w:t>
      </w:r>
    </w:p>
    <w:p w14:paraId="3A10BB44" w14:textId="77777777" w:rsidR="00D82CF4" w:rsidRDefault="00D82CF4" w:rsidP="00D82CF4">
      <w:pPr>
        <w:pStyle w:val="Textocomentario"/>
        <w:numPr>
          <w:ilvl w:val="0"/>
          <w:numId w:val="17"/>
        </w:numPr>
        <w:ind w:left="720"/>
        <w:jc w:val="left"/>
      </w:pPr>
      <w:r>
        <w:rPr>
          <w:b/>
          <w:bCs/>
        </w:rPr>
        <w:t>Teorema de Abel-Ruffini</w:t>
      </w:r>
      <w:r>
        <w:t>:</w:t>
      </w:r>
    </w:p>
    <w:p w14:paraId="2EECFF2A" w14:textId="77777777" w:rsidR="00D82CF4" w:rsidRDefault="00D82CF4" w:rsidP="00D82CF4">
      <w:pPr>
        <w:pStyle w:val="Textocomentario"/>
        <w:numPr>
          <w:ilvl w:val="0"/>
          <w:numId w:val="18"/>
        </w:numPr>
        <w:jc w:val="left"/>
      </w:pPr>
    </w:p>
    <w:p w14:paraId="5505B178" w14:textId="77777777" w:rsidR="00D82CF4" w:rsidRDefault="00D82CF4" w:rsidP="00D82CF4">
      <w:pPr>
        <w:pStyle w:val="Textocomentario"/>
        <w:numPr>
          <w:ilvl w:val="1"/>
          <w:numId w:val="18"/>
        </w:numPr>
        <w:jc w:val="left"/>
      </w:pPr>
      <w:r>
        <w:t>No se puede encontrar una solución en términos de raíces para ecuaciones polinómicas generales de grado cinco o superior.</w:t>
      </w:r>
    </w:p>
    <w:p w14:paraId="56761FCF" w14:textId="77777777" w:rsidR="00D82CF4" w:rsidRDefault="00D82CF4" w:rsidP="00D82CF4">
      <w:pPr>
        <w:pStyle w:val="Textocomentario"/>
        <w:numPr>
          <w:ilvl w:val="1"/>
          <w:numId w:val="18"/>
        </w:numPr>
        <w:ind w:left="1080"/>
        <w:jc w:val="left"/>
      </w:pPr>
      <w:r>
        <w:t>Los coeficientes de la ecuación se tratan como </w:t>
      </w:r>
      <w:r>
        <w:rPr>
          <w:b/>
          <w:bCs/>
        </w:rPr>
        <w:t>indeterminados</w:t>
      </w:r>
      <w:r>
        <w:t> y no se pueden expresar en términos de raíces.</w:t>
      </w:r>
    </w:p>
    <w:p w14:paraId="0CAF3287" w14:textId="77777777" w:rsidR="00D82CF4" w:rsidRDefault="00D82CF4" w:rsidP="00D82CF4">
      <w:pPr>
        <w:pStyle w:val="Textocomentario"/>
        <w:numPr>
          <w:ilvl w:val="1"/>
          <w:numId w:val="18"/>
        </w:numPr>
        <w:ind w:left="1080"/>
        <w:jc w:val="left"/>
      </w:pPr>
      <w:r>
        <w:t>Este teorema fue demostrado por </w:t>
      </w:r>
      <w:r>
        <w:rPr>
          <w:b/>
          <w:bCs/>
        </w:rPr>
        <w:t>Niels Henrik Abel</w:t>
      </w:r>
      <w:r>
        <w:t> en 1824.</w:t>
      </w:r>
    </w:p>
    <w:p w14:paraId="38320EDB" w14:textId="77777777" w:rsidR="00D82CF4" w:rsidRDefault="00D82CF4" w:rsidP="00D82CF4">
      <w:pPr>
        <w:pStyle w:val="Textocomentario"/>
        <w:numPr>
          <w:ilvl w:val="0"/>
          <w:numId w:val="19"/>
        </w:numPr>
        <w:ind w:left="720"/>
        <w:jc w:val="left"/>
      </w:pPr>
      <w:r>
        <w:rPr>
          <w:b/>
          <w:bCs/>
        </w:rPr>
        <w:t>Ejemplos</w:t>
      </w:r>
      <w:r>
        <w:t>:</w:t>
      </w:r>
    </w:p>
    <w:p w14:paraId="7370A8AB" w14:textId="77777777" w:rsidR="00D82CF4" w:rsidRDefault="00D82CF4" w:rsidP="00D82CF4">
      <w:pPr>
        <w:pStyle w:val="Textocomentario"/>
        <w:numPr>
          <w:ilvl w:val="0"/>
          <w:numId w:val="20"/>
        </w:numPr>
        <w:jc w:val="left"/>
      </w:pPr>
    </w:p>
    <w:p w14:paraId="4403A267" w14:textId="77777777" w:rsidR="00D82CF4" w:rsidRDefault="00D82CF4" w:rsidP="00D82CF4">
      <w:pPr>
        <w:pStyle w:val="Textocomentario"/>
        <w:numPr>
          <w:ilvl w:val="1"/>
          <w:numId w:val="20"/>
        </w:numPr>
        <w:ind w:left="1080"/>
        <w:jc w:val="left"/>
      </w:pPr>
      <w:r>
        <w:t>Un ejemplo famoso es la ecuación </w:t>
      </w:r>
      <w:r>
        <w:rPr>
          <w:b/>
          <w:bCs/>
        </w:rPr>
        <w:t>quíntica</w:t>
      </w:r>
      <w:r>
        <w:t> (de grado cinco) conocida como </w:t>
      </w:r>
      <w:r>
        <w:rPr>
          <w:b/>
          <w:bCs/>
        </w:rPr>
        <w:t>ecuación de la quinta potencia</w:t>
      </w:r>
      <w:r>
        <w:t>:⁅ ⁆</w:t>
      </w:r>
      <w:r>
        <w:rPr>
          <w:i/>
          <w:iCs/>
        </w:rPr>
        <w:t>⁅ ⁆</w:t>
      </w:r>
      <w:r>
        <w:t>⁅5⁆</w:t>
      </w:r>
      <w:r>
        <w:rPr>
          <w:i/>
          <w:iCs/>
        </w:rPr>
        <w:t>⁅ ⁆</w:t>
      </w:r>
      <w:r>
        <w:t>⁅+ ⁆⁅ ⁆</w:t>
      </w:r>
      <w:r>
        <w:rPr>
          <w:i/>
          <w:iCs/>
        </w:rPr>
        <w:t>⁅ ⁆</w:t>
      </w:r>
      <w:r>
        <w:t>⁅4⁆</w:t>
      </w:r>
      <w:r>
        <w:rPr>
          <w:i/>
          <w:iCs/>
        </w:rPr>
        <w:t>⁅ ⁆</w:t>
      </w:r>
      <w:r>
        <w:t>⁅+ ⁆⁅ ⁆</w:t>
      </w:r>
      <w:r>
        <w:rPr>
          <w:i/>
          <w:iCs/>
        </w:rPr>
        <w:t>⁅ ⁆</w:t>
      </w:r>
      <w:r>
        <w:t>⁅3⁆</w:t>
      </w:r>
      <w:r>
        <w:rPr>
          <w:i/>
          <w:iCs/>
        </w:rPr>
        <w:t>⁅ ⁆</w:t>
      </w:r>
      <w:r>
        <w:t>⁅+ ⁆⁅ ⁆</w:t>
      </w:r>
      <w:r>
        <w:rPr>
          <w:i/>
          <w:iCs/>
        </w:rPr>
        <w:t>⁅ ⁆</w:t>
      </w:r>
      <w:r>
        <w:t>⁅2⁆</w:t>
      </w:r>
      <w:r>
        <w:rPr>
          <w:i/>
          <w:iCs/>
        </w:rPr>
        <w:t>⁅ ⁆</w:t>
      </w:r>
      <w:r>
        <w:t>⁅+  + =0⁆x5+ax4+bx3+cx2+dx+e=0</w:t>
      </w:r>
    </w:p>
    <w:p w14:paraId="5A7A340A" w14:textId="77777777" w:rsidR="00D82CF4" w:rsidRDefault="00D82CF4" w:rsidP="00D82CF4">
      <w:pPr>
        <w:pStyle w:val="Textocomentario"/>
        <w:numPr>
          <w:ilvl w:val="1"/>
          <w:numId w:val="20"/>
        </w:numPr>
        <w:ind w:left="1080"/>
        <w:jc w:val="left"/>
      </w:pPr>
      <w:r>
        <w:t>Aunque hay ecuaciones específicas de grado cinco o superior que se pueden resolver en términos de raíces (por ejemplo, las ecuaciones </w:t>
      </w:r>
      <w:r>
        <w:rPr>
          <w:b/>
          <w:bCs/>
        </w:rPr>
        <w:t>cíclicas</w:t>
      </w:r>
      <w:r>
        <w:t>), el teorema de Abel-Ruffini se refiere a ecuaciones generales con coeficientes arbitrarios.</w:t>
      </w:r>
    </w:p>
    <w:p w14:paraId="1D2B4FAF" w14:textId="77777777" w:rsidR="00D82CF4" w:rsidRDefault="00D82CF4" w:rsidP="00D82CF4">
      <w:pPr>
        <w:pStyle w:val="Textocomentario"/>
        <w:numPr>
          <w:ilvl w:val="0"/>
          <w:numId w:val="21"/>
        </w:numPr>
        <w:ind w:left="720"/>
        <w:jc w:val="left"/>
      </w:pPr>
      <w:r>
        <w:rPr>
          <w:b/>
          <w:bCs/>
        </w:rPr>
        <w:t>Fundamentalmente Imposible</w:t>
      </w:r>
      <w:r>
        <w:t>:</w:t>
      </w:r>
    </w:p>
    <w:p w14:paraId="219C9D34" w14:textId="77777777" w:rsidR="00D82CF4" w:rsidRDefault="00D82CF4" w:rsidP="00D82CF4">
      <w:pPr>
        <w:pStyle w:val="Textocomentario"/>
        <w:numPr>
          <w:ilvl w:val="0"/>
          <w:numId w:val="22"/>
        </w:numPr>
        <w:jc w:val="left"/>
      </w:pPr>
    </w:p>
    <w:p w14:paraId="1047A950" w14:textId="77777777" w:rsidR="00D82CF4" w:rsidRDefault="00D82CF4" w:rsidP="00D82CF4">
      <w:pPr>
        <w:pStyle w:val="Textocomentario"/>
        <w:numPr>
          <w:ilvl w:val="1"/>
          <w:numId w:val="22"/>
        </w:numPr>
        <w:jc w:val="left"/>
      </w:pPr>
      <w:r>
        <w:t>La imposibilidad de resolver estas ecuaciones en términos de raíces contrasta con los casos de menor grado.</w:t>
      </w:r>
    </w:p>
    <w:p w14:paraId="2837183D" w14:textId="77777777" w:rsidR="00D82CF4" w:rsidRDefault="00D82CF4" w:rsidP="00D82CF4">
      <w:pPr>
        <w:pStyle w:val="Textocomentario"/>
        <w:numPr>
          <w:ilvl w:val="1"/>
          <w:numId w:val="22"/>
        </w:numPr>
        <w:ind w:left="1080"/>
        <w:jc w:val="left"/>
      </w:pPr>
      <w:r>
        <w:t>Para ecuaciones de segundo, tercer y cuarto grado, existen fórmulas específicas (como la </w:t>
      </w:r>
      <w:r>
        <w:rPr>
          <w:b/>
          <w:bCs/>
        </w:rPr>
        <w:t>fórmula cuadrática</w:t>
      </w:r>
      <w:r>
        <w:t>, la </w:t>
      </w:r>
      <w:r>
        <w:rPr>
          <w:b/>
          <w:bCs/>
        </w:rPr>
        <w:t>fórmula cúbica</w:t>
      </w:r>
      <w:r>
        <w:t> y la </w:t>
      </w:r>
      <w:r>
        <w:rPr>
          <w:b/>
          <w:bCs/>
        </w:rPr>
        <w:t>fórmula cuártica</w:t>
      </w:r>
      <w:r>
        <w:t>) que proporcionan soluciones en términos de raíces.</w:t>
      </w:r>
    </w:p>
    <w:p w14:paraId="64A99C26" w14:textId="77777777" w:rsidR="00D82CF4" w:rsidRDefault="00D82CF4" w:rsidP="00D82CF4">
      <w:pPr>
        <w:pStyle w:val="Textocomentario"/>
        <w:ind w:left="0" w:firstLine="0"/>
        <w:jc w:val="left"/>
      </w:pPr>
      <w:r>
        <w:t>En resumen, aunque no podemos expresar todas las soluciones de ecuaciones polinómicas generales de grado cinco o superior en términos de raíces, sí existen ecuaciones específicas que se pueden resolver de esta manera. El teorema de Abel-Ruffini establece una limitación fundamental en la búsqueda de fórmulas generales para estas ecuaciones. 🌟🔢</w:t>
      </w:r>
    </w:p>
    <w:p w14:paraId="59D83C4A" w14:textId="77777777" w:rsidR="00D82CF4" w:rsidRDefault="00000000" w:rsidP="00D82CF4">
      <w:pPr>
        <w:pStyle w:val="Textocomentario"/>
        <w:ind w:left="0" w:firstLine="0"/>
        <w:jc w:val="left"/>
      </w:pPr>
      <w:hyperlink r:id="rId74" w:history="1">
        <w:r w:rsidR="00D82CF4" w:rsidRPr="008005F8">
          <w:rPr>
            <w:rStyle w:val="Hipervnculo"/>
            <w:vertAlign w:val="superscript"/>
          </w:rPr>
          <w:t>1</w:t>
        </w:r>
      </w:hyperlink>
      <w:r w:rsidR="00D82CF4">
        <w:t>: </w:t>
      </w:r>
      <w:hyperlink r:id="rId75" w:history="1">
        <w:r w:rsidR="00D82CF4" w:rsidRPr="008005F8">
          <w:rPr>
            <w:rStyle w:val="Hipervnculo"/>
          </w:rPr>
          <w:t>Wikipedia - Abel-Ruffini theorem</w:t>
        </w:r>
      </w:hyperlink>
    </w:p>
    <w:p w14:paraId="578DBE98" w14:textId="77777777" w:rsidR="00D82CF4" w:rsidRDefault="00D82CF4" w:rsidP="00D82CF4">
      <w:pPr>
        <w:pStyle w:val="Textocomentario"/>
        <w:ind w:left="0" w:firstLine="0"/>
        <w:jc w:val="left"/>
      </w:pPr>
    </w:p>
    <w:p w14:paraId="73D5B3A5" w14:textId="77777777" w:rsidR="00D82CF4" w:rsidRDefault="00D82CF4" w:rsidP="00D82CF4">
      <w:pPr>
        <w:pStyle w:val="Textocomentario"/>
        <w:ind w:left="0" w:firstLine="0"/>
        <w:jc w:val="left"/>
      </w:pPr>
    </w:p>
    <w:p w14:paraId="6859A664" w14:textId="77777777" w:rsidR="00D82CF4" w:rsidRDefault="00D82CF4" w:rsidP="00D82CF4">
      <w:pPr>
        <w:pStyle w:val="Textocomentario"/>
        <w:ind w:left="0" w:firstLine="0"/>
        <w:jc w:val="left"/>
      </w:pPr>
    </w:p>
    <w:p w14:paraId="5251486F" w14:textId="77777777" w:rsidR="00D82CF4" w:rsidRDefault="00D82CF4" w:rsidP="00D82CF4">
      <w:pPr>
        <w:pStyle w:val="Textocomentario"/>
        <w:ind w:left="0" w:firstLine="0"/>
        <w:jc w:val="left"/>
      </w:pPr>
      <w:r>
        <w:rPr>
          <w:b/>
          <w:bCs/>
        </w:rPr>
        <w:t>Más información</w:t>
      </w:r>
    </w:p>
    <w:p w14:paraId="135498B4" w14:textId="77777777" w:rsidR="00D82CF4" w:rsidRDefault="00D82CF4" w:rsidP="00D82CF4">
      <w:pPr>
        <w:pStyle w:val="Textocomentario"/>
        <w:ind w:left="0" w:firstLine="0"/>
        <w:jc w:val="left"/>
      </w:pPr>
    </w:p>
    <w:p w14:paraId="2F72E4B8" w14:textId="77777777" w:rsidR="00D82CF4" w:rsidRDefault="00000000" w:rsidP="00D82CF4">
      <w:pPr>
        <w:pStyle w:val="Textocomentario"/>
        <w:ind w:left="0" w:firstLine="0"/>
        <w:jc w:val="left"/>
      </w:pPr>
      <w:hyperlink r:id="rId76" w:history="1">
        <w:r w:rsidR="00D82CF4" w:rsidRPr="008005F8">
          <w:rPr>
            <w:rStyle w:val="Hipervnculo"/>
          </w:rPr>
          <w:t>1en.wikipedia.org</w:t>
        </w:r>
      </w:hyperlink>
      <w:hyperlink r:id="rId77" w:history="1">
        <w:r w:rsidR="00D82CF4" w:rsidRPr="008005F8">
          <w:rPr>
            <w:rStyle w:val="Hipervnculo"/>
          </w:rPr>
          <w:t>2proofassistants.stackexchange.com</w:t>
        </w:r>
      </w:hyperlink>
      <w:hyperlink r:id="rId78" w:history="1">
        <w:r w:rsidR="00D82CF4" w:rsidRPr="008005F8">
          <w:rPr>
            <w:rStyle w:val="Hipervnculo"/>
          </w:rPr>
          <w:t>3math.stackexchange.com</w:t>
        </w:r>
      </w:hyperlink>
      <w:hyperlink r:id="rId79" w:history="1">
        <w:r w:rsidR="00D82CF4" w:rsidRPr="008005F8">
          <w:rPr>
            <w:rStyle w:val="Hipervnculo"/>
          </w:rPr>
          <w:t>4dbpedia.org</w:t>
        </w:r>
      </w:hyperlink>
      <w:hyperlink r:id="rId80" w:history="1">
        <w:r w:rsidR="00D82CF4" w:rsidRPr="008005F8">
          <w:rPr>
            <w:rStyle w:val="Hipervnculo"/>
          </w:rPr>
          <w:t>5ecuaciones.org</w:t>
        </w:r>
      </w:hyperlink>
      <w:hyperlink r:id="rId81" w:history="1">
        <w:r w:rsidR="00D82CF4" w:rsidRPr="008005F8">
          <w:rPr>
            <w:rStyle w:val="Hipervnculo"/>
          </w:rPr>
          <w:t>6es.wikipedia.org</w:t>
        </w:r>
      </w:hyperlink>
      <w:hyperlink r:id="rId82" w:history="1">
        <w:r w:rsidR="00D82CF4" w:rsidRPr="008005F8">
          <w:rPr>
            <w:rStyle w:val="Hipervnculo"/>
          </w:rPr>
          <w:t>7math.stackexchange.com</w:t>
        </w:r>
      </w:hyperlink>
      <w:hyperlink r:id="rId83" w:history="1">
        <w:r w:rsidR="00D82CF4" w:rsidRPr="008005F8">
          <w:rPr>
            <w:rStyle w:val="Hipervnculo"/>
          </w:rPr>
          <w:t>8math.stackexchange.com</w:t>
        </w:r>
      </w:hyperlink>
      <w:hyperlink r:id="rId84" w:history="1">
        <w:r w:rsidR="00D82CF4" w:rsidRPr="008005F8">
          <w:rPr>
            <w:rStyle w:val="Hipervnculo"/>
          </w:rPr>
          <w:t>9math.stackexchange.com</w:t>
        </w:r>
      </w:hyperlink>
      <w:hyperlink r:id="rId85" w:history="1">
        <w:r w:rsidR="00D82CF4" w:rsidRPr="008005F8">
          <w:rPr>
            <w:rStyle w:val="Hipervnculo"/>
          </w:rPr>
          <w:t>10courses.csail.mit.edu</w:t>
        </w:r>
      </w:hyperlink>
      <w:hyperlink r:id="rId86" w:history="1">
        <w:r w:rsidR="00D82CF4" w:rsidRPr="008005F8">
          <w:rPr>
            <w:rStyle w:val="Hipervnculo"/>
          </w:rPr>
          <w:t>11es.wikipedia.org</w:t>
        </w:r>
      </w:hyperlink>
      <w:r w:rsidR="00D82CF4">
        <w:t>+9 más</w:t>
      </w:r>
    </w:p>
    <w:p w14:paraId="65BD2A94" w14:textId="77777777" w:rsidR="00D82CF4" w:rsidRDefault="00D82CF4" w:rsidP="00D82CF4">
      <w:pPr>
        <w:pStyle w:val="Textocomentario"/>
        <w:ind w:left="0" w:firstLine="0"/>
        <w:jc w:val="left"/>
      </w:pPr>
    </w:p>
    <w:p w14:paraId="25175166" w14:textId="77777777" w:rsidR="00D82CF4" w:rsidRDefault="00D82CF4" w:rsidP="00D82CF4">
      <w:pPr>
        <w:pStyle w:val="Textocomentario"/>
        <w:ind w:left="0" w:firstLine="0"/>
        <w:jc w:val="left"/>
      </w:pPr>
    </w:p>
    <w:p w14:paraId="0A9A8389" w14:textId="77777777" w:rsidR="00D82CF4" w:rsidRDefault="00D82CF4" w:rsidP="00D82CF4">
      <w:pPr>
        <w:pStyle w:val="Textocomentario"/>
        <w:ind w:left="0" w:firstLine="0"/>
        <w:jc w:val="left"/>
      </w:pPr>
      <w:r>
        <w:t>Usted</w:t>
      </w:r>
    </w:p>
    <w:p w14:paraId="64B4CB33" w14:textId="77777777" w:rsidR="00D82CF4" w:rsidRDefault="00D82CF4" w:rsidP="00D82CF4">
      <w:pPr>
        <w:pStyle w:val="Textocomentario"/>
        <w:ind w:left="0" w:firstLine="0"/>
        <w:jc w:val="left"/>
      </w:pPr>
    </w:p>
    <w:p w14:paraId="06E458B8" w14:textId="77777777" w:rsidR="00D82CF4" w:rsidRDefault="00D82CF4" w:rsidP="00D82CF4">
      <w:pPr>
        <w:pStyle w:val="Textocomentario"/>
        <w:ind w:left="0" w:firstLine="0"/>
        <w:jc w:val="left"/>
      </w:pPr>
      <w:r>
        <w:t>como se relaciona esto con la imposibilidad de generar primos en coste lineal ?</w:t>
      </w:r>
    </w:p>
    <w:p w14:paraId="012C419F" w14:textId="77777777" w:rsidR="00D82CF4" w:rsidRDefault="00D82CF4" w:rsidP="00D82CF4">
      <w:pPr>
        <w:pStyle w:val="Textocomentario"/>
        <w:ind w:left="0" w:firstLine="0"/>
        <w:jc w:val="left"/>
      </w:pPr>
    </w:p>
    <w:p w14:paraId="19DE1BC6" w14:textId="77777777" w:rsidR="00D82CF4" w:rsidRDefault="00D82CF4" w:rsidP="00D82CF4">
      <w:pPr>
        <w:pStyle w:val="Textocomentario"/>
        <w:ind w:left="0" w:firstLine="0"/>
        <w:jc w:val="left"/>
      </w:pPr>
    </w:p>
    <w:p w14:paraId="78DC3872" w14:textId="77777777" w:rsidR="00D82CF4" w:rsidRDefault="00D82CF4" w:rsidP="00D82CF4">
      <w:pPr>
        <w:pStyle w:val="Textocomentario"/>
        <w:ind w:left="0" w:firstLine="0"/>
        <w:jc w:val="left"/>
      </w:pPr>
      <w:r>
        <w:t>Copilot</w:t>
      </w:r>
    </w:p>
    <w:p w14:paraId="336E57A0" w14:textId="77777777" w:rsidR="00D82CF4" w:rsidRDefault="00D82CF4" w:rsidP="00D82CF4">
      <w:pPr>
        <w:pStyle w:val="Textocomentario"/>
        <w:ind w:left="0" w:firstLine="0"/>
        <w:jc w:val="left"/>
      </w:pPr>
    </w:p>
    <w:p w14:paraId="2B246E11" w14:textId="77777777" w:rsidR="00D82CF4" w:rsidRDefault="00D82CF4" w:rsidP="00D82CF4">
      <w:pPr>
        <w:pStyle w:val="Textocomentario"/>
        <w:ind w:left="0" w:firstLine="0"/>
        <w:jc w:val="left"/>
      </w:pPr>
      <w:r>
        <w:t>El </w:t>
      </w:r>
      <w:r>
        <w:rPr>
          <w:b/>
          <w:bCs/>
        </w:rPr>
        <w:t>teorema de Abel-Ruffini</w:t>
      </w:r>
      <w:r>
        <w:t> y la </w:t>
      </w:r>
      <w:r>
        <w:rPr>
          <w:b/>
          <w:bCs/>
        </w:rPr>
        <w:t>imposibilidad de generar primos en coste lineal</w:t>
      </w:r>
      <w:r>
        <w:t> están relacionados en el contexto de las matemáticas y la teoría de números. Permíteme explicarte cómo se conectan:</w:t>
      </w:r>
    </w:p>
    <w:p w14:paraId="2F9F4CF5" w14:textId="77777777" w:rsidR="00D82CF4" w:rsidRDefault="00D82CF4" w:rsidP="00D82CF4">
      <w:pPr>
        <w:pStyle w:val="Textocomentario"/>
        <w:numPr>
          <w:ilvl w:val="0"/>
          <w:numId w:val="23"/>
        </w:numPr>
        <w:ind w:left="720"/>
        <w:jc w:val="left"/>
      </w:pPr>
      <w:r>
        <w:rPr>
          <w:b/>
          <w:bCs/>
        </w:rPr>
        <w:t>Teorema de Abel-Ruffini</w:t>
      </w:r>
      <w:r>
        <w:t>:</w:t>
      </w:r>
    </w:p>
    <w:p w14:paraId="0D58111F" w14:textId="77777777" w:rsidR="00D82CF4" w:rsidRDefault="00D82CF4" w:rsidP="00D82CF4">
      <w:pPr>
        <w:pStyle w:val="Textocomentario"/>
        <w:numPr>
          <w:ilvl w:val="0"/>
          <w:numId w:val="24"/>
        </w:numPr>
        <w:jc w:val="left"/>
      </w:pPr>
    </w:p>
    <w:p w14:paraId="06959BFF" w14:textId="77777777" w:rsidR="00D82CF4" w:rsidRDefault="00D82CF4" w:rsidP="00D82CF4">
      <w:pPr>
        <w:pStyle w:val="Textocomentario"/>
        <w:numPr>
          <w:ilvl w:val="1"/>
          <w:numId w:val="24"/>
        </w:numPr>
        <w:ind w:left="1080"/>
        <w:jc w:val="left"/>
      </w:pPr>
      <w:r>
        <w:t>El teorema de Abel-Ruffini establece que no es posible resolver </w:t>
      </w:r>
      <w:r>
        <w:rPr>
          <w:b/>
          <w:bCs/>
        </w:rPr>
        <w:t>ecuaciones polinómicas generales</w:t>
      </w:r>
      <w:r>
        <w:t> de grado cinco o superior utilizando solo </w:t>
      </w:r>
      <w:r>
        <w:rPr>
          <w:b/>
          <w:bCs/>
        </w:rPr>
        <w:t>raíces</w:t>
      </w:r>
      <w:r>
        <w:t> (es decir, radicales).</w:t>
      </w:r>
    </w:p>
    <w:p w14:paraId="348E2EEC" w14:textId="77777777" w:rsidR="00D82CF4" w:rsidRDefault="00D82CF4" w:rsidP="00D82CF4">
      <w:pPr>
        <w:pStyle w:val="Textocomentario"/>
        <w:numPr>
          <w:ilvl w:val="1"/>
          <w:numId w:val="24"/>
        </w:numPr>
        <w:jc w:val="left"/>
      </w:pPr>
      <w:r>
        <w:t>Esto significa que no existe una fórmula general que exprese las soluciones de estas ecuaciones en términos de sus coeficientes y operaciones aritméticas básicas.</w:t>
      </w:r>
    </w:p>
    <w:p w14:paraId="4DAAF0CB" w14:textId="77777777" w:rsidR="00D82CF4" w:rsidRDefault="00D82CF4" w:rsidP="00D82CF4">
      <w:pPr>
        <w:pStyle w:val="Textocomentario"/>
        <w:numPr>
          <w:ilvl w:val="1"/>
          <w:numId w:val="24"/>
        </w:numPr>
        <w:jc w:val="left"/>
      </w:pPr>
      <w:r>
        <w:t>En otras palabras, no podemos encontrar una solución en términos de raíces para ecuaciones polinómicas de alto grado.</w:t>
      </w:r>
    </w:p>
    <w:p w14:paraId="31E48C84" w14:textId="77777777" w:rsidR="00D82CF4" w:rsidRDefault="00D82CF4" w:rsidP="00D82CF4">
      <w:pPr>
        <w:pStyle w:val="Textocomentario"/>
        <w:numPr>
          <w:ilvl w:val="0"/>
          <w:numId w:val="25"/>
        </w:numPr>
        <w:ind w:left="720"/>
        <w:jc w:val="left"/>
      </w:pPr>
      <w:r>
        <w:rPr>
          <w:b/>
          <w:bCs/>
        </w:rPr>
        <w:t>Imposibilidad de Generar Primos en Coste Lineal</w:t>
      </w:r>
      <w:r>
        <w:t>:</w:t>
      </w:r>
    </w:p>
    <w:p w14:paraId="27EF6598" w14:textId="77777777" w:rsidR="00D82CF4" w:rsidRDefault="00D82CF4" w:rsidP="00D82CF4">
      <w:pPr>
        <w:pStyle w:val="Textocomentario"/>
        <w:numPr>
          <w:ilvl w:val="0"/>
          <w:numId w:val="26"/>
        </w:numPr>
        <w:jc w:val="left"/>
      </w:pPr>
    </w:p>
    <w:p w14:paraId="26193031" w14:textId="77777777" w:rsidR="00D82CF4" w:rsidRDefault="00D82CF4" w:rsidP="00D82CF4">
      <w:pPr>
        <w:pStyle w:val="Textocomentario"/>
        <w:numPr>
          <w:ilvl w:val="1"/>
          <w:numId w:val="26"/>
        </w:numPr>
        <w:jc w:val="left"/>
      </w:pPr>
      <w:r>
        <w:t>La afirmación de que “si es falsa, los primos se podrían generar con coste temporal lineal” se refiere a la búsqueda de un algoritmo que genere todos los números primos de manera eficiente.</w:t>
      </w:r>
    </w:p>
    <w:p w14:paraId="2F5A9594" w14:textId="77777777" w:rsidR="00D82CF4" w:rsidRDefault="00D82CF4" w:rsidP="00D82CF4">
      <w:pPr>
        <w:pStyle w:val="Textocomentario"/>
        <w:numPr>
          <w:ilvl w:val="1"/>
          <w:numId w:val="26"/>
        </w:numPr>
        <w:ind w:left="1080"/>
        <w:jc w:val="left"/>
      </w:pPr>
      <w:r>
        <w:t>Hasta ahora, no se ha encontrado una solución lineal para este problema. El algoritmo más eficiente conocido actualmente es el </w:t>
      </w:r>
      <w:r>
        <w:rPr>
          <w:b/>
          <w:bCs/>
        </w:rPr>
        <w:t>criba de Eratóstenes</w:t>
      </w:r>
      <w:r>
        <w:t>, que tiene un costo temporal de </w:t>
      </w:r>
      <w:r>
        <w:rPr>
          <w:b/>
          <w:bCs/>
        </w:rPr>
        <w:t>O(n log log n)</w:t>
      </w:r>
      <w:r>
        <w:t>.</w:t>
      </w:r>
    </w:p>
    <w:p w14:paraId="41291712" w14:textId="77777777" w:rsidR="00D82CF4" w:rsidRDefault="00D82CF4" w:rsidP="00D82CF4">
      <w:pPr>
        <w:pStyle w:val="Textocomentario"/>
        <w:numPr>
          <w:ilvl w:val="1"/>
          <w:numId w:val="26"/>
        </w:numPr>
        <w:jc w:val="left"/>
      </w:pPr>
      <w:r>
        <w:t>Aunque no es lineal, el criba de Eratóstenes es rápido y práctico para la mayoría de los propósitos.</w:t>
      </w:r>
    </w:p>
    <w:p w14:paraId="6066F23E" w14:textId="77777777" w:rsidR="00D82CF4" w:rsidRDefault="00D82CF4" w:rsidP="00D82CF4">
      <w:pPr>
        <w:pStyle w:val="Textocomentario"/>
        <w:numPr>
          <w:ilvl w:val="0"/>
          <w:numId w:val="27"/>
        </w:numPr>
        <w:ind w:left="720"/>
        <w:jc w:val="left"/>
      </w:pPr>
      <w:r>
        <w:rPr>
          <w:b/>
          <w:bCs/>
        </w:rPr>
        <w:t>Conexión</w:t>
      </w:r>
      <w:r>
        <w:t>:</w:t>
      </w:r>
    </w:p>
    <w:p w14:paraId="68681328" w14:textId="77777777" w:rsidR="00D82CF4" w:rsidRDefault="00D82CF4" w:rsidP="00D82CF4">
      <w:pPr>
        <w:pStyle w:val="Textocomentario"/>
        <w:numPr>
          <w:ilvl w:val="0"/>
          <w:numId w:val="28"/>
        </w:numPr>
        <w:jc w:val="left"/>
      </w:pPr>
    </w:p>
    <w:p w14:paraId="7BB3CF2D" w14:textId="77777777" w:rsidR="00D82CF4" w:rsidRDefault="00D82CF4" w:rsidP="00D82CF4">
      <w:pPr>
        <w:pStyle w:val="Textocomentario"/>
        <w:numPr>
          <w:ilvl w:val="1"/>
          <w:numId w:val="28"/>
        </w:numPr>
        <w:jc w:val="left"/>
      </w:pPr>
      <w:r>
        <w:t>El teorema de Abel-Ruffini demuestra que no podemos resolver ecuaciones polinómicas de alto grado en términos de raíces.</w:t>
      </w:r>
    </w:p>
    <w:p w14:paraId="3C1FF5E5" w14:textId="77777777" w:rsidR="00D82CF4" w:rsidRDefault="00D82CF4" w:rsidP="00D82CF4">
      <w:pPr>
        <w:pStyle w:val="Textocomentario"/>
        <w:numPr>
          <w:ilvl w:val="1"/>
          <w:numId w:val="28"/>
        </w:numPr>
        <w:jc w:val="left"/>
      </w:pPr>
      <w:r>
        <w:t>La imposibilidad de generar primos en coste lineal se refiere a la búsqueda de un algoritmo que genere todos los números primos de manera eficiente.</w:t>
      </w:r>
    </w:p>
    <w:p w14:paraId="31293878" w14:textId="77777777" w:rsidR="00D82CF4" w:rsidRDefault="00D82CF4" w:rsidP="00D82CF4">
      <w:pPr>
        <w:pStyle w:val="Textocomentario"/>
        <w:numPr>
          <w:ilvl w:val="1"/>
          <w:numId w:val="28"/>
        </w:numPr>
        <w:jc w:val="left"/>
      </w:pPr>
      <w:r>
        <w:t>Ambos conceptos se relacionan con la búsqueda de soluciones sistemáticas y eficientes en matemáticas.</w:t>
      </w:r>
    </w:p>
    <w:p w14:paraId="15682B1D" w14:textId="77777777" w:rsidR="00D82CF4" w:rsidRDefault="00D82CF4" w:rsidP="00D82CF4">
      <w:pPr>
        <w:pStyle w:val="Textocomentario"/>
        <w:ind w:left="0" w:firstLine="0"/>
        <w:jc w:val="left"/>
      </w:pPr>
      <w:r>
        <w:t>En resumen, aunque no podemos resolver ecuaciones polinómicas generales de alto grado en términos de raíces, sí podemos utilizar algoritmos como el criba de Eratóstenes para enumerar los números primos de manera eficiente. Ambos temas son fascinantes y desafiantes en el campo de las matemáticas. 🌟🔢</w:t>
      </w:r>
    </w:p>
    <w:p w14:paraId="584AB101" w14:textId="77777777" w:rsidR="00D82CF4" w:rsidRDefault="00D82CF4" w:rsidP="00D82CF4">
      <w:pPr>
        <w:pStyle w:val="Textocomentario"/>
        <w:ind w:left="0" w:firstLine="0"/>
        <w:jc w:val="left"/>
      </w:pPr>
    </w:p>
    <w:p w14:paraId="4475596A" w14:textId="77777777" w:rsidR="00D82CF4" w:rsidRDefault="00D82CF4" w:rsidP="00D82CF4">
      <w:pPr>
        <w:pStyle w:val="Textocomentario"/>
        <w:ind w:left="0" w:firstLine="0"/>
        <w:jc w:val="left"/>
      </w:pPr>
    </w:p>
    <w:p w14:paraId="5AF716D2" w14:textId="77777777" w:rsidR="00D82CF4" w:rsidRDefault="00D82CF4" w:rsidP="00D82CF4">
      <w:pPr>
        <w:pStyle w:val="Textocomentario"/>
        <w:ind w:left="0" w:firstLine="0"/>
        <w:jc w:val="left"/>
      </w:pPr>
    </w:p>
  </w:comment>
  <w:comment w:id="29" w:author="Víctor Manzanares Alberola" w:date="2024-03-23T16:21:00Z" w:initials="VM">
    <w:p w14:paraId="5E5EBF1A" w14:textId="77777777" w:rsidR="00FA6C3F" w:rsidRDefault="00FA6C3F" w:rsidP="00FA6C3F">
      <w:pPr>
        <w:pStyle w:val="Textocomentario"/>
        <w:ind w:left="0" w:firstLine="0"/>
        <w:jc w:val="left"/>
      </w:pPr>
      <w:r>
        <w:rPr>
          <w:rStyle w:val="Refdecomentario"/>
        </w:rPr>
        <w:annotationRef/>
      </w:r>
      <w:r>
        <w:rPr>
          <w:color w:val="111111"/>
          <w:highlight w:val="white"/>
        </w:rPr>
        <w:t>El </w:t>
      </w:r>
      <w:r>
        <w:rPr>
          <w:b/>
          <w:bCs/>
          <w:color w:val="111111"/>
          <w:highlight w:val="white"/>
        </w:rPr>
        <w:t>teorema de Abel-Ruffini</w:t>
      </w:r>
      <w:r>
        <w:rPr>
          <w:color w:val="111111"/>
          <w:highlight w:val="white"/>
        </w:rPr>
        <w:t> establece que no es posible resolver </w:t>
      </w:r>
      <w:r>
        <w:rPr>
          <w:b/>
          <w:bCs/>
          <w:color w:val="111111"/>
          <w:highlight w:val="white"/>
        </w:rPr>
        <w:t>ecuaciones polinómicas generales</w:t>
      </w:r>
      <w:r>
        <w:rPr>
          <w:color w:val="111111"/>
          <w:highlight w:val="white"/>
        </w:rPr>
        <w:t> de grado cinco o superior utilizando solo </w:t>
      </w:r>
      <w:r>
        <w:rPr>
          <w:b/>
          <w:bCs/>
          <w:color w:val="111111"/>
          <w:highlight w:val="white"/>
        </w:rPr>
        <w:t>raíces</w:t>
      </w:r>
      <w:r>
        <w:rPr>
          <w:color w:val="111111"/>
          <w:highlight w:val="white"/>
        </w:rPr>
        <w:t> (es decir, radicales). </w:t>
      </w:r>
      <w:hyperlink r:id="rId87" w:history="1">
        <w:r w:rsidRPr="000A16E6">
          <w:rPr>
            <w:rStyle w:val="Hipervnculo"/>
            <w:highlight w:val="white"/>
          </w:rPr>
          <w:t>Esto significa que no existe una fórmula general que exprese las soluciones de estas ecuaciones en términos de sus coeficientes y operaciones aritméticas básicas</w:t>
        </w:r>
      </w:hyperlink>
      <w:hyperlink r:id="rId88" w:history="1">
        <w:r w:rsidRPr="000A16E6">
          <w:rPr>
            <w:rStyle w:val="Hipervnculo"/>
            <w:highlight w:val="white"/>
            <w:vertAlign w:val="superscript"/>
          </w:rPr>
          <w:t>1</w:t>
        </w:r>
      </w:hyperlink>
      <w:r>
        <w:rPr>
          <w:color w:val="111111"/>
          <w:highlight w:val="white"/>
        </w:rPr>
        <w:t>.</w:t>
      </w:r>
    </w:p>
    <w:p w14:paraId="73D628BA" w14:textId="77777777" w:rsidR="00FA6C3F" w:rsidRDefault="00FA6C3F" w:rsidP="00FA6C3F">
      <w:pPr>
        <w:pStyle w:val="Textocomentario"/>
        <w:ind w:left="0" w:firstLine="0"/>
        <w:jc w:val="left"/>
      </w:pPr>
      <w:r>
        <w:rPr>
          <w:color w:val="111111"/>
          <w:highlight w:val="white"/>
        </w:rPr>
        <w:t>En el contexto de los números primos, esto tiene implicaciones interesantes:</w:t>
      </w:r>
    </w:p>
    <w:p w14:paraId="79E55111" w14:textId="77777777" w:rsidR="00FA6C3F" w:rsidRDefault="00FA6C3F" w:rsidP="00FA6C3F">
      <w:pPr>
        <w:pStyle w:val="Textocomentario"/>
        <w:numPr>
          <w:ilvl w:val="0"/>
          <w:numId w:val="29"/>
        </w:numPr>
        <w:ind w:left="720"/>
        <w:jc w:val="left"/>
      </w:pPr>
      <w:r>
        <w:rPr>
          <w:b/>
          <w:bCs/>
          <w:color w:val="111111"/>
          <w:highlight w:val="white"/>
        </w:rPr>
        <w:t>Generación Lineal de Primos</w:t>
      </w:r>
      <w:r>
        <w:rPr>
          <w:color w:val="111111"/>
          <w:highlight w:val="white"/>
        </w:rPr>
        <w:t>:</w:t>
      </w:r>
    </w:p>
    <w:p w14:paraId="6D63EFC9" w14:textId="77777777" w:rsidR="00FA6C3F" w:rsidRDefault="00FA6C3F" w:rsidP="00FA6C3F">
      <w:pPr>
        <w:pStyle w:val="Textocomentario"/>
        <w:numPr>
          <w:ilvl w:val="0"/>
          <w:numId w:val="30"/>
        </w:numPr>
        <w:jc w:val="left"/>
      </w:pPr>
    </w:p>
    <w:p w14:paraId="2DF2E08A" w14:textId="77777777" w:rsidR="00FA6C3F" w:rsidRDefault="00FA6C3F" w:rsidP="00FA6C3F">
      <w:pPr>
        <w:pStyle w:val="Textocomentario"/>
        <w:numPr>
          <w:ilvl w:val="1"/>
          <w:numId w:val="30"/>
        </w:numPr>
        <w:jc w:val="left"/>
      </w:pPr>
      <w:r>
        <w:rPr>
          <w:color w:val="111111"/>
          <w:highlight w:val="white"/>
        </w:rPr>
        <w:t>Si interpretamos “generar linealmente” como encontrar una fórmula o algoritmo que produzca todos los números primos, entonces la afirmación es falsa.</w:t>
      </w:r>
    </w:p>
    <w:p w14:paraId="599CE4F9" w14:textId="77777777" w:rsidR="00FA6C3F" w:rsidRDefault="00FA6C3F" w:rsidP="00FA6C3F">
      <w:pPr>
        <w:pStyle w:val="Textocomentario"/>
        <w:numPr>
          <w:ilvl w:val="1"/>
          <w:numId w:val="30"/>
        </w:numPr>
        <w:ind w:left="1080"/>
        <w:jc w:val="left"/>
      </w:pPr>
      <w:r>
        <w:rPr>
          <w:color w:val="111111"/>
          <w:highlight w:val="white"/>
        </w:rPr>
        <w:t>Hasta ahora, no se ha encontrado una solución lineal para este problema. El algoritmo más eficiente conocido actualmente es el </w:t>
      </w:r>
      <w:r>
        <w:rPr>
          <w:b/>
          <w:bCs/>
          <w:color w:val="111111"/>
          <w:highlight w:val="white"/>
        </w:rPr>
        <w:t>criba de Eratóstenes</w:t>
      </w:r>
      <w:r>
        <w:rPr>
          <w:color w:val="111111"/>
          <w:highlight w:val="white"/>
        </w:rPr>
        <w:t>, que tiene un costo temporal de </w:t>
      </w:r>
      <w:r>
        <w:rPr>
          <w:b/>
          <w:bCs/>
          <w:color w:val="111111"/>
          <w:highlight w:val="white"/>
        </w:rPr>
        <w:t>O(n log log n)</w:t>
      </w:r>
      <w:r>
        <w:rPr>
          <w:color w:val="111111"/>
          <w:highlight w:val="white"/>
        </w:rPr>
        <w:t>.</w:t>
      </w:r>
    </w:p>
    <w:p w14:paraId="7309124D" w14:textId="77777777" w:rsidR="00FA6C3F" w:rsidRDefault="00FA6C3F" w:rsidP="00FA6C3F">
      <w:pPr>
        <w:pStyle w:val="Textocomentario"/>
        <w:numPr>
          <w:ilvl w:val="1"/>
          <w:numId w:val="30"/>
        </w:numPr>
        <w:jc w:val="left"/>
      </w:pPr>
      <w:r>
        <w:rPr>
          <w:color w:val="111111"/>
          <w:highlight w:val="white"/>
        </w:rPr>
        <w:t>Aunque no es lineal, el criba de Eratóstenes es rápido y práctico para la mayoría de los propósitos.</w:t>
      </w:r>
    </w:p>
    <w:p w14:paraId="3E0FF8C0" w14:textId="77777777" w:rsidR="00FA6C3F" w:rsidRDefault="00FA6C3F" w:rsidP="00FA6C3F">
      <w:pPr>
        <w:pStyle w:val="Textocomentario"/>
        <w:numPr>
          <w:ilvl w:val="0"/>
          <w:numId w:val="31"/>
        </w:numPr>
        <w:ind w:left="720"/>
        <w:jc w:val="left"/>
      </w:pPr>
      <w:r>
        <w:rPr>
          <w:b/>
          <w:bCs/>
          <w:color w:val="111111"/>
          <w:highlight w:val="white"/>
        </w:rPr>
        <w:t>Imposibilidad de Generar Primos en Coste Lineal</w:t>
      </w:r>
      <w:r>
        <w:rPr>
          <w:color w:val="111111"/>
          <w:highlight w:val="white"/>
        </w:rPr>
        <w:t>:</w:t>
      </w:r>
    </w:p>
    <w:p w14:paraId="05C6C36E" w14:textId="77777777" w:rsidR="00FA6C3F" w:rsidRDefault="00FA6C3F" w:rsidP="00FA6C3F">
      <w:pPr>
        <w:pStyle w:val="Textocomentario"/>
        <w:numPr>
          <w:ilvl w:val="0"/>
          <w:numId w:val="32"/>
        </w:numPr>
        <w:jc w:val="left"/>
      </w:pPr>
    </w:p>
    <w:p w14:paraId="35441918" w14:textId="77777777" w:rsidR="00FA6C3F" w:rsidRDefault="00FA6C3F" w:rsidP="00FA6C3F">
      <w:pPr>
        <w:pStyle w:val="Textocomentario"/>
        <w:numPr>
          <w:ilvl w:val="1"/>
          <w:numId w:val="32"/>
        </w:numPr>
        <w:jc w:val="left"/>
      </w:pPr>
      <w:r>
        <w:rPr>
          <w:color w:val="111111"/>
          <w:highlight w:val="white"/>
        </w:rPr>
        <w:t>La afirmación de que “si es falsa, los primos se podrían generar con coste temporal lineal” se refiere a la búsqueda de un algoritmo que genere todos los números primos de manera eficiente.</w:t>
      </w:r>
    </w:p>
    <w:p w14:paraId="10838829" w14:textId="77777777" w:rsidR="00FA6C3F" w:rsidRDefault="00FA6C3F" w:rsidP="00FA6C3F">
      <w:pPr>
        <w:pStyle w:val="Textocomentario"/>
        <w:numPr>
          <w:ilvl w:val="1"/>
          <w:numId w:val="32"/>
        </w:numPr>
        <w:jc w:val="left"/>
      </w:pPr>
      <w:r>
        <w:rPr>
          <w:color w:val="111111"/>
          <w:highlight w:val="white"/>
        </w:rPr>
        <w:t>Aunque no podemos hacerlo de manera lineal, los algoritmos actuales son altamente eficientes y prácticos.</w:t>
      </w:r>
    </w:p>
    <w:p w14:paraId="210B4997" w14:textId="77777777" w:rsidR="00FA6C3F" w:rsidRDefault="00FA6C3F" w:rsidP="00FA6C3F">
      <w:pPr>
        <w:pStyle w:val="Textocomentario"/>
        <w:numPr>
          <w:ilvl w:val="0"/>
          <w:numId w:val="33"/>
        </w:numPr>
        <w:ind w:left="720"/>
        <w:jc w:val="left"/>
      </w:pPr>
      <w:r>
        <w:rPr>
          <w:b/>
          <w:bCs/>
          <w:color w:val="111111"/>
          <w:highlight w:val="white"/>
        </w:rPr>
        <w:t>Relación con Lenguajes Formales</w:t>
      </w:r>
      <w:r>
        <w:rPr>
          <w:color w:val="111111"/>
          <w:highlight w:val="white"/>
        </w:rPr>
        <w:t>:</w:t>
      </w:r>
    </w:p>
    <w:p w14:paraId="4912DE47" w14:textId="77777777" w:rsidR="00FA6C3F" w:rsidRDefault="00FA6C3F" w:rsidP="00FA6C3F">
      <w:pPr>
        <w:pStyle w:val="Textocomentario"/>
        <w:numPr>
          <w:ilvl w:val="0"/>
          <w:numId w:val="34"/>
        </w:numPr>
        <w:jc w:val="left"/>
      </w:pPr>
    </w:p>
    <w:p w14:paraId="73E61B03" w14:textId="77777777" w:rsidR="00FA6C3F" w:rsidRDefault="00FA6C3F" w:rsidP="00FA6C3F">
      <w:pPr>
        <w:pStyle w:val="Textocomentario"/>
        <w:numPr>
          <w:ilvl w:val="1"/>
          <w:numId w:val="34"/>
        </w:numPr>
        <w:jc w:val="left"/>
      </w:pPr>
      <w:r>
        <w:rPr>
          <w:color w:val="111111"/>
          <w:highlight w:val="white"/>
        </w:rPr>
        <w:t>Los lenguajes formales, como los utilizados en la teoría de autómatas y gramáticas, no pueden representar exhaustivamente todos los números primos.</w:t>
      </w:r>
    </w:p>
    <w:p w14:paraId="5DA73E65" w14:textId="77777777" w:rsidR="00FA6C3F" w:rsidRDefault="00FA6C3F" w:rsidP="00FA6C3F">
      <w:pPr>
        <w:pStyle w:val="Textocomentario"/>
        <w:numPr>
          <w:ilvl w:val="1"/>
          <w:numId w:val="34"/>
        </w:numPr>
        <w:jc w:val="left"/>
      </w:pPr>
      <w:r>
        <w:rPr>
          <w:color w:val="111111"/>
          <w:highlight w:val="white"/>
        </w:rPr>
        <w:t>Aunque los lenguajes formales pueden describir propiedades y patrones de los números primos, no pueden generarlos todos de manera lineal o exhaustiva.</w:t>
      </w:r>
    </w:p>
    <w:p w14:paraId="338AAADD" w14:textId="77777777" w:rsidR="00FA6C3F" w:rsidRDefault="00FA6C3F" w:rsidP="00FA6C3F">
      <w:pPr>
        <w:pStyle w:val="Textocomentario"/>
        <w:ind w:left="0" w:firstLine="0"/>
        <w:jc w:val="left"/>
      </w:pPr>
      <w:r>
        <w:rPr>
          <w:color w:val="111111"/>
          <w:highlight w:val="white"/>
        </w:rPr>
        <w:t>En resumen, aunque no podemos generar todos los números primos de manera lineal, los algoritmos actuales y los lenguajes formales nos permiten estudiar y comprender sus propiedades de manera eficiente.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D4F6BD2" w15:done="0"/>
  <w15:commentEx w15:paraId="031A57E0" w15:paraIdParent="2D4F6BD2" w15:done="0"/>
  <w15:commentEx w15:paraId="551110D1" w15:done="0"/>
  <w15:commentEx w15:paraId="71781EF6" w15:done="0"/>
  <w15:commentEx w15:paraId="0EA7B009" w15:done="0"/>
  <w15:commentEx w15:paraId="4C97F2EE" w15:done="0"/>
  <w15:commentEx w15:paraId="07CBB758" w15:done="0"/>
  <w15:commentEx w15:paraId="176EE190" w15:done="0"/>
  <w15:commentEx w15:paraId="095B8097" w15:done="0"/>
  <w15:commentEx w15:paraId="1FF795DF" w15:done="0"/>
  <w15:commentEx w15:paraId="5A55F79B" w15:done="0"/>
  <w15:commentEx w15:paraId="6A90160B" w15:paraIdParent="5A55F79B" w15:done="0"/>
  <w15:commentEx w15:paraId="171BF179" w15:done="0"/>
  <w15:commentEx w15:paraId="23587D90" w15:done="0"/>
  <w15:commentEx w15:paraId="6FA3338B" w15:done="0"/>
  <w15:commentEx w15:paraId="0A5D618B" w15:done="0"/>
  <w15:commentEx w15:paraId="7AD9B60E" w15:done="0"/>
  <w15:commentEx w15:paraId="24EA76B6" w15:done="0"/>
  <w15:commentEx w15:paraId="65536650" w15:done="0"/>
  <w15:commentEx w15:paraId="0B13C61E" w15:done="0"/>
  <w15:commentEx w15:paraId="3F63BF23" w15:done="0"/>
  <w15:commentEx w15:paraId="5DECEABE" w15:done="0"/>
  <w15:commentEx w15:paraId="638C8688" w15:done="0"/>
  <w15:commentEx w15:paraId="54381B6B" w15:done="0"/>
  <w15:commentEx w15:paraId="7333605C" w15:done="0"/>
  <w15:commentEx w15:paraId="317C134D" w15:done="0"/>
  <w15:commentEx w15:paraId="5AF716D2" w15:done="0"/>
  <w15:commentEx w15:paraId="338AAA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43F0D82" w16cex:dateUtc="2024-03-23T09:51:00Z"/>
  <w16cex:commentExtensible w16cex:durableId="7EAB31EF" w16cex:dateUtc="2024-03-25T07:43:00Z"/>
  <w16cex:commentExtensible w16cex:durableId="16899851" w16cex:dateUtc="2024-03-25T07:35:00Z"/>
  <w16cex:commentExtensible w16cex:durableId="7EFA5485" w16cex:dateUtc="2024-03-25T07:34:00Z"/>
  <w16cex:commentExtensible w16cex:durableId="5007518F" w16cex:dateUtc="2024-03-25T07:41:00Z"/>
  <w16cex:commentExtensible w16cex:durableId="41D6B3CB" w16cex:dateUtc="2024-03-25T07:37:00Z"/>
  <w16cex:commentExtensible w16cex:durableId="5BDEB2A0" w16cex:dateUtc="2024-03-25T07:39:00Z"/>
  <w16cex:commentExtensible w16cex:durableId="70EDB94E" w16cex:dateUtc="2024-03-23T10:29:00Z"/>
  <w16cex:commentExtensible w16cex:durableId="739F4D10" w16cex:dateUtc="2024-03-23T10:07:00Z"/>
  <w16cex:commentExtensible w16cex:durableId="11494E82" w16cex:dateUtc="2024-03-23T10:08:00Z"/>
  <w16cex:commentExtensible w16cex:durableId="32BD750B" w16cex:dateUtc="2024-03-23T12:23:00Z"/>
  <w16cex:commentExtensible w16cex:durableId="29A0B276" w16cex:dateUtc="2024-03-25T07:44:00Z"/>
  <w16cex:commentExtensible w16cex:durableId="4F16D356" w16cex:dateUtc="2024-03-22T15:28:00Z"/>
  <w16cex:commentExtensible w16cex:durableId="3EAC94A5" w16cex:dateUtc="2024-03-23T09:34:00Z"/>
  <w16cex:commentExtensible w16cex:durableId="677EB350" w16cex:dateUtc="2024-03-23T09:34:00Z"/>
  <w16cex:commentExtensible w16cex:durableId="0509EA2C" w16cex:dateUtc="2024-03-23T09:43:00Z"/>
  <w16cex:commentExtensible w16cex:durableId="1F90B501" w16cex:dateUtc="2024-03-23T09:43:00Z"/>
  <w16cex:commentExtensible w16cex:durableId="38340731" w16cex:dateUtc="2024-03-22T14:52:00Z"/>
  <w16cex:commentExtensible w16cex:durableId="3DE2CE2F" w16cex:dateUtc="2024-03-22T14:53:00Z"/>
  <w16cex:commentExtensible w16cex:durableId="1D556187" w16cex:dateUtc="2024-03-23T09:42:00Z"/>
  <w16cex:commentExtensible w16cex:durableId="0C575FB0" w16cex:dateUtc="2024-03-23T09:42:00Z"/>
  <w16cex:commentExtensible w16cex:durableId="6F54735C" w16cex:dateUtc="2024-03-22T14:58:00Z"/>
  <w16cex:commentExtensible w16cex:durableId="34AB0D45" w16cex:dateUtc="2024-03-22T14:58:00Z"/>
  <w16cex:commentExtensible w16cex:durableId="569C0BF4" w16cex:dateUtc="2024-03-23T15:07:00Z"/>
  <w16cex:commentExtensible w16cex:durableId="76EFC2C0" w16cex:dateUtc="2024-03-22T15:03:00Z"/>
  <w16cex:commentExtensible w16cex:durableId="3882D902" w16cex:dateUtc="2024-03-23T10:51:00Z"/>
  <w16cex:commentExtensible w16cex:durableId="4CD9E85F" w16cex:dateUtc="2024-03-23T15:20:00Z"/>
  <w16cex:commentExtensible w16cex:durableId="59AD13AF" w16cex:dateUtc="2024-03-23T15: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D4F6BD2" w16cid:durableId="043F0D82"/>
  <w16cid:commentId w16cid:paraId="031A57E0" w16cid:durableId="7EAB31EF"/>
  <w16cid:commentId w16cid:paraId="551110D1" w16cid:durableId="16899851"/>
  <w16cid:commentId w16cid:paraId="71781EF6" w16cid:durableId="7EFA5485"/>
  <w16cid:commentId w16cid:paraId="0EA7B009" w16cid:durableId="5007518F"/>
  <w16cid:commentId w16cid:paraId="4C97F2EE" w16cid:durableId="41D6B3CB"/>
  <w16cid:commentId w16cid:paraId="07CBB758" w16cid:durableId="5BDEB2A0"/>
  <w16cid:commentId w16cid:paraId="176EE190" w16cid:durableId="70EDB94E"/>
  <w16cid:commentId w16cid:paraId="095B8097" w16cid:durableId="739F4D10"/>
  <w16cid:commentId w16cid:paraId="1FF795DF" w16cid:durableId="11494E82"/>
  <w16cid:commentId w16cid:paraId="5A55F79B" w16cid:durableId="32BD750B"/>
  <w16cid:commentId w16cid:paraId="6A90160B" w16cid:durableId="29A0B276"/>
  <w16cid:commentId w16cid:paraId="171BF179" w16cid:durableId="4F16D356"/>
  <w16cid:commentId w16cid:paraId="23587D90" w16cid:durableId="3EAC94A5"/>
  <w16cid:commentId w16cid:paraId="6FA3338B" w16cid:durableId="677EB350"/>
  <w16cid:commentId w16cid:paraId="0A5D618B" w16cid:durableId="0509EA2C"/>
  <w16cid:commentId w16cid:paraId="7AD9B60E" w16cid:durableId="1F90B501"/>
  <w16cid:commentId w16cid:paraId="24EA76B6" w16cid:durableId="38340731"/>
  <w16cid:commentId w16cid:paraId="65536650" w16cid:durableId="3DE2CE2F"/>
  <w16cid:commentId w16cid:paraId="0B13C61E" w16cid:durableId="1D556187"/>
  <w16cid:commentId w16cid:paraId="3F63BF23" w16cid:durableId="0C575FB0"/>
  <w16cid:commentId w16cid:paraId="5DECEABE" w16cid:durableId="6F54735C"/>
  <w16cid:commentId w16cid:paraId="638C8688" w16cid:durableId="34AB0D45"/>
  <w16cid:commentId w16cid:paraId="54381B6B" w16cid:durableId="569C0BF4"/>
  <w16cid:commentId w16cid:paraId="7333605C" w16cid:durableId="76EFC2C0"/>
  <w16cid:commentId w16cid:paraId="317C134D" w16cid:durableId="3882D902"/>
  <w16cid:commentId w16cid:paraId="5AF716D2" w16cid:durableId="4CD9E85F"/>
  <w16cid:commentId w16cid:paraId="338AAADD" w16cid:durableId="59AD13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A1237" w14:textId="77777777" w:rsidR="00A533EF" w:rsidRDefault="00A533EF">
      <w:pPr>
        <w:spacing w:after="0" w:line="240" w:lineRule="auto"/>
      </w:pPr>
      <w:r>
        <w:separator/>
      </w:r>
    </w:p>
  </w:endnote>
  <w:endnote w:type="continuationSeparator" w:id="0">
    <w:p w14:paraId="4575BEDF" w14:textId="77777777" w:rsidR="00A533EF" w:rsidRDefault="00A533EF">
      <w:pPr>
        <w:spacing w:after="0" w:line="240" w:lineRule="auto"/>
      </w:pPr>
      <w:r>
        <w:continuationSeparator/>
      </w:r>
    </w:p>
  </w:endnote>
  <w:endnote w:type="continuationNotice" w:id="1">
    <w:p w14:paraId="131CAFBD" w14:textId="77777777" w:rsidR="00A533EF" w:rsidRDefault="00A533E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00"/>
      <w:gridCol w:w="2800"/>
      <w:gridCol w:w="2800"/>
    </w:tblGrid>
    <w:tr w:rsidR="3DF3F5DF" w14:paraId="12C07E14" w14:textId="77777777" w:rsidTr="3DF3F5DF">
      <w:trPr>
        <w:trHeight w:val="300"/>
      </w:trPr>
      <w:tc>
        <w:tcPr>
          <w:tcW w:w="2800" w:type="dxa"/>
        </w:tcPr>
        <w:p w14:paraId="06DF69BA" w14:textId="5DF1F494" w:rsidR="3DF3F5DF" w:rsidRDefault="3DF3F5DF" w:rsidP="3DF3F5DF">
          <w:pPr>
            <w:pStyle w:val="Encabezado"/>
            <w:ind w:left="-115"/>
            <w:jc w:val="left"/>
          </w:pPr>
        </w:p>
      </w:tc>
      <w:tc>
        <w:tcPr>
          <w:tcW w:w="2800" w:type="dxa"/>
        </w:tcPr>
        <w:p w14:paraId="2A8DC983" w14:textId="79FCEACA" w:rsidR="3DF3F5DF" w:rsidRDefault="3DF3F5DF" w:rsidP="3DF3F5DF">
          <w:pPr>
            <w:pStyle w:val="Encabezado"/>
            <w:jc w:val="center"/>
          </w:pPr>
        </w:p>
      </w:tc>
      <w:tc>
        <w:tcPr>
          <w:tcW w:w="2800" w:type="dxa"/>
        </w:tcPr>
        <w:p w14:paraId="630A977D" w14:textId="7CB32676" w:rsidR="3DF3F5DF" w:rsidRDefault="3DF3F5DF" w:rsidP="3DF3F5DF">
          <w:pPr>
            <w:pStyle w:val="Encabezado"/>
            <w:ind w:right="-115"/>
            <w:jc w:val="right"/>
          </w:pPr>
        </w:p>
      </w:tc>
    </w:tr>
  </w:tbl>
  <w:p w14:paraId="141EF465" w14:textId="329ABFF9" w:rsidR="3DF3F5DF" w:rsidRDefault="3DF3F5DF" w:rsidP="3DF3F5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D53EE9" w14:textId="77777777" w:rsidR="00A533EF" w:rsidRDefault="00A533EF">
      <w:pPr>
        <w:spacing w:after="0" w:line="240" w:lineRule="auto"/>
      </w:pPr>
      <w:r>
        <w:separator/>
      </w:r>
    </w:p>
  </w:footnote>
  <w:footnote w:type="continuationSeparator" w:id="0">
    <w:p w14:paraId="60EB8096" w14:textId="77777777" w:rsidR="00A533EF" w:rsidRDefault="00A533EF">
      <w:pPr>
        <w:spacing w:after="0" w:line="240" w:lineRule="auto"/>
      </w:pPr>
      <w:r>
        <w:continuationSeparator/>
      </w:r>
    </w:p>
  </w:footnote>
  <w:footnote w:type="continuationNotice" w:id="1">
    <w:p w14:paraId="2E13386E" w14:textId="77777777" w:rsidR="00A533EF" w:rsidRDefault="00A533E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00"/>
      <w:gridCol w:w="2800"/>
      <w:gridCol w:w="2800"/>
    </w:tblGrid>
    <w:tr w:rsidR="3DF3F5DF" w14:paraId="49A010A3" w14:textId="77777777" w:rsidTr="3DF3F5DF">
      <w:trPr>
        <w:trHeight w:val="300"/>
      </w:trPr>
      <w:tc>
        <w:tcPr>
          <w:tcW w:w="2800" w:type="dxa"/>
        </w:tcPr>
        <w:p w14:paraId="1B1670FD" w14:textId="2B37F0F3" w:rsidR="3DF3F5DF" w:rsidRDefault="3DF3F5DF" w:rsidP="3DF3F5DF">
          <w:pPr>
            <w:pStyle w:val="Encabezado"/>
            <w:ind w:left="-115"/>
            <w:jc w:val="left"/>
          </w:pPr>
        </w:p>
      </w:tc>
      <w:tc>
        <w:tcPr>
          <w:tcW w:w="2800" w:type="dxa"/>
        </w:tcPr>
        <w:p w14:paraId="6EF65D69" w14:textId="19E0B10D" w:rsidR="3DF3F5DF" w:rsidRDefault="3DF3F5DF" w:rsidP="3DF3F5DF">
          <w:pPr>
            <w:pStyle w:val="Encabezado"/>
            <w:jc w:val="center"/>
          </w:pPr>
        </w:p>
      </w:tc>
      <w:tc>
        <w:tcPr>
          <w:tcW w:w="2800" w:type="dxa"/>
        </w:tcPr>
        <w:p w14:paraId="555F6C89" w14:textId="4388493D" w:rsidR="3DF3F5DF" w:rsidRDefault="3DF3F5DF" w:rsidP="3DF3F5DF">
          <w:pPr>
            <w:pStyle w:val="Encabezado"/>
            <w:ind w:right="-115"/>
            <w:jc w:val="right"/>
          </w:pPr>
        </w:p>
      </w:tc>
    </w:tr>
  </w:tbl>
  <w:p w14:paraId="6E41910E" w14:textId="53C2A42F" w:rsidR="3DF3F5DF" w:rsidRDefault="3DF3F5DF" w:rsidP="3DF3F5D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33D54"/>
    <w:multiLevelType w:val="hybridMultilevel"/>
    <w:tmpl w:val="0F1296C0"/>
    <w:lvl w:ilvl="0" w:tplc="CD76A8DE">
      <w:start w:val="1"/>
      <w:numFmt w:val="decimal"/>
      <w:lvlText w:val="(%1)"/>
      <w:lvlJc w:val="left"/>
      <w:pPr>
        <w:ind w:left="1440" w:hanging="360"/>
      </w:pPr>
    </w:lvl>
    <w:lvl w:ilvl="1" w:tplc="FBA6C410">
      <w:start w:val="1"/>
      <w:numFmt w:val="decimal"/>
      <w:lvlText w:val="(%2)"/>
      <w:lvlJc w:val="left"/>
      <w:pPr>
        <w:ind w:left="1440" w:hanging="360"/>
      </w:pPr>
    </w:lvl>
    <w:lvl w:ilvl="2" w:tplc="1B90CF28">
      <w:start w:val="1"/>
      <w:numFmt w:val="decimal"/>
      <w:lvlText w:val="(%3)"/>
      <w:lvlJc w:val="left"/>
      <w:pPr>
        <w:ind w:left="1440" w:hanging="360"/>
      </w:pPr>
    </w:lvl>
    <w:lvl w:ilvl="3" w:tplc="BB588D4C">
      <w:start w:val="1"/>
      <w:numFmt w:val="decimal"/>
      <w:lvlText w:val="(%4)"/>
      <w:lvlJc w:val="left"/>
      <w:pPr>
        <w:ind w:left="1440" w:hanging="360"/>
      </w:pPr>
    </w:lvl>
    <w:lvl w:ilvl="4" w:tplc="FD86A9A4">
      <w:start w:val="1"/>
      <w:numFmt w:val="decimal"/>
      <w:lvlText w:val="(%5)"/>
      <w:lvlJc w:val="left"/>
      <w:pPr>
        <w:ind w:left="1440" w:hanging="360"/>
      </w:pPr>
    </w:lvl>
    <w:lvl w:ilvl="5" w:tplc="A24CD54E">
      <w:start w:val="1"/>
      <w:numFmt w:val="decimal"/>
      <w:lvlText w:val="(%6)"/>
      <w:lvlJc w:val="left"/>
      <w:pPr>
        <w:ind w:left="1440" w:hanging="360"/>
      </w:pPr>
    </w:lvl>
    <w:lvl w:ilvl="6" w:tplc="8D742034">
      <w:start w:val="1"/>
      <w:numFmt w:val="decimal"/>
      <w:lvlText w:val="(%7)"/>
      <w:lvlJc w:val="left"/>
      <w:pPr>
        <w:ind w:left="1440" w:hanging="360"/>
      </w:pPr>
    </w:lvl>
    <w:lvl w:ilvl="7" w:tplc="D7F45DC6">
      <w:start w:val="1"/>
      <w:numFmt w:val="decimal"/>
      <w:lvlText w:val="(%8)"/>
      <w:lvlJc w:val="left"/>
      <w:pPr>
        <w:ind w:left="1440" w:hanging="360"/>
      </w:pPr>
    </w:lvl>
    <w:lvl w:ilvl="8" w:tplc="CD363EFE">
      <w:start w:val="1"/>
      <w:numFmt w:val="decimal"/>
      <w:lvlText w:val="(%9)"/>
      <w:lvlJc w:val="left"/>
      <w:pPr>
        <w:ind w:left="1440" w:hanging="360"/>
      </w:pPr>
    </w:lvl>
  </w:abstractNum>
  <w:abstractNum w:abstractNumId="1" w15:restartNumberingAfterBreak="0">
    <w:nsid w:val="02937D98"/>
    <w:multiLevelType w:val="hybridMultilevel"/>
    <w:tmpl w:val="EE062600"/>
    <w:lvl w:ilvl="0" w:tplc="256875FE">
      <w:start w:val="1"/>
      <w:numFmt w:val="decimal"/>
      <w:lvlText w:val="(%1)"/>
      <w:lvlJc w:val="left"/>
      <w:pPr>
        <w:ind w:left="1440" w:hanging="360"/>
      </w:pPr>
    </w:lvl>
    <w:lvl w:ilvl="1" w:tplc="0D32781C">
      <w:start w:val="1"/>
      <w:numFmt w:val="decimal"/>
      <w:lvlText w:val="(%2)"/>
      <w:lvlJc w:val="left"/>
      <w:pPr>
        <w:ind w:left="1440" w:hanging="360"/>
      </w:pPr>
    </w:lvl>
    <w:lvl w:ilvl="2" w:tplc="6B9260FA">
      <w:start w:val="1"/>
      <w:numFmt w:val="decimal"/>
      <w:lvlText w:val="(%3)"/>
      <w:lvlJc w:val="left"/>
      <w:pPr>
        <w:ind w:left="1440" w:hanging="360"/>
      </w:pPr>
    </w:lvl>
    <w:lvl w:ilvl="3" w:tplc="AAD2E98A">
      <w:start w:val="1"/>
      <w:numFmt w:val="decimal"/>
      <w:lvlText w:val="(%4)"/>
      <w:lvlJc w:val="left"/>
      <w:pPr>
        <w:ind w:left="1440" w:hanging="360"/>
      </w:pPr>
    </w:lvl>
    <w:lvl w:ilvl="4" w:tplc="E96215FC">
      <w:start w:val="1"/>
      <w:numFmt w:val="decimal"/>
      <w:lvlText w:val="(%5)"/>
      <w:lvlJc w:val="left"/>
      <w:pPr>
        <w:ind w:left="1440" w:hanging="360"/>
      </w:pPr>
    </w:lvl>
    <w:lvl w:ilvl="5" w:tplc="A694159E">
      <w:start w:val="1"/>
      <w:numFmt w:val="decimal"/>
      <w:lvlText w:val="(%6)"/>
      <w:lvlJc w:val="left"/>
      <w:pPr>
        <w:ind w:left="1440" w:hanging="360"/>
      </w:pPr>
    </w:lvl>
    <w:lvl w:ilvl="6" w:tplc="998619D4">
      <w:start w:val="1"/>
      <w:numFmt w:val="decimal"/>
      <w:lvlText w:val="(%7)"/>
      <w:lvlJc w:val="left"/>
      <w:pPr>
        <w:ind w:left="1440" w:hanging="360"/>
      </w:pPr>
    </w:lvl>
    <w:lvl w:ilvl="7" w:tplc="55701BE0">
      <w:start w:val="1"/>
      <w:numFmt w:val="decimal"/>
      <w:lvlText w:val="(%8)"/>
      <w:lvlJc w:val="left"/>
      <w:pPr>
        <w:ind w:left="1440" w:hanging="360"/>
      </w:pPr>
    </w:lvl>
    <w:lvl w:ilvl="8" w:tplc="BD3095CA">
      <w:start w:val="1"/>
      <w:numFmt w:val="decimal"/>
      <w:lvlText w:val="(%9)"/>
      <w:lvlJc w:val="left"/>
      <w:pPr>
        <w:ind w:left="1440" w:hanging="360"/>
      </w:pPr>
    </w:lvl>
  </w:abstractNum>
  <w:abstractNum w:abstractNumId="2" w15:restartNumberingAfterBreak="0">
    <w:nsid w:val="03C24623"/>
    <w:multiLevelType w:val="hybridMultilevel"/>
    <w:tmpl w:val="FBFEF6DA"/>
    <w:lvl w:ilvl="0" w:tplc="AF143F7E">
      <w:start w:val="1"/>
      <w:numFmt w:val="decimal"/>
      <w:lvlText w:val="%1."/>
      <w:lvlJc w:val="left"/>
      <w:pPr>
        <w:ind w:left="1440" w:hanging="360"/>
      </w:pPr>
    </w:lvl>
    <w:lvl w:ilvl="1" w:tplc="3F5403BA">
      <w:start w:val="1"/>
      <w:numFmt w:val="decimal"/>
      <w:lvlText w:val="%2."/>
      <w:lvlJc w:val="left"/>
      <w:pPr>
        <w:ind w:left="1440" w:hanging="360"/>
      </w:pPr>
    </w:lvl>
    <w:lvl w:ilvl="2" w:tplc="3A1493BE">
      <w:start w:val="1"/>
      <w:numFmt w:val="decimal"/>
      <w:lvlText w:val="%3."/>
      <w:lvlJc w:val="left"/>
      <w:pPr>
        <w:ind w:left="1440" w:hanging="360"/>
      </w:pPr>
    </w:lvl>
    <w:lvl w:ilvl="3" w:tplc="86422FA4">
      <w:start w:val="1"/>
      <w:numFmt w:val="decimal"/>
      <w:lvlText w:val="%4."/>
      <w:lvlJc w:val="left"/>
      <w:pPr>
        <w:ind w:left="1440" w:hanging="360"/>
      </w:pPr>
    </w:lvl>
    <w:lvl w:ilvl="4" w:tplc="1BC49FBC">
      <w:start w:val="1"/>
      <w:numFmt w:val="decimal"/>
      <w:lvlText w:val="%5."/>
      <w:lvlJc w:val="left"/>
      <w:pPr>
        <w:ind w:left="1440" w:hanging="360"/>
      </w:pPr>
    </w:lvl>
    <w:lvl w:ilvl="5" w:tplc="8E049E2C">
      <w:start w:val="1"/>
      <w:numFmt w:val="decimal"/>
      <w:lvlText w:val="%6."/>
      <w:lvlJc w:val="left"/>
      <w:pPr>
        <w:ind w:left="1440" w:hanging="360"/>
      </w:pPr>
    </w:lvl>
    <w:lvl w:ilvl="6" w:tplc="706089B0">
      <w:start w:val="1"/>
      <w:numFmt w:val="decimal"/>
      <w:lvlText w:val="%7."/>
      <w:lvlJc w:val="left"/>
      <w:pPr>
        <w:ind w:left="1440" w:hanging="360"/>
      </w:pPr>
    </w:lvl>
    <w:lvl w:ilvl="7" w:tplc="8D00A464">
      <w:start w:val="1"/>
      <w:numFmt w:val="decimal"/>
      <w:lvlText w:val="%8."/>
      <w:lvlJc w:val="left"/>
      <w:pPr>
        <w:ind w:left="1440" w:hanging="360"/>
      </w:pPr>
    </w:lvl>
    <w:lvl w:ilvl="8" w:tplc="33ACAB30">
      <w:start w:val="1"/>
      <w:numFmt w:val="decimal"/>
      <w:lvlText w:val="%9."/>
      <w:lvlJc w:val="left"/>
      <w:pPr>
        <w:ind w:left="1440" w:hanging="360"/>
      </w:pPr>
    </w:lvl>
  </w:abstractNum>
  <w:abstractNum w:abstractNumId="3" w15:restartNumberingAfterBreak="0">
    <w:nsid w:val="072248F8"/>
    <w:multiLevelType w:val="multilevel"/>
    <w:tmpl w:val="1832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204B9"/>
    <w:multiLevelType w:val="hybridMultilevel"/>
    <w:tmpl w:val="AA9EF7C4"/>
    <w:lvl w:ilvl="0" w:tplc="DD3606E8">
      <w:start w:val="1"/>
      <w:numFmt w:val="decimal"/>
      <w:lvlText w:val="%1."/>
      <w:lvlJc w:val="left"/>
      <w:pPr>
        <w:ind w:left="1440" w:hanging="360"/>
      </w:pPr>
    </w:lvl>
    <w:lvl w:ilvl="1" w:tplc="4808E608">
      <w:start w:val="1"/>
      <w:numFmt w:val="decimal"/>
      <w:lvlText w:val="%2."/>
      <w:lvlJc w:val="left"/>
      <w:pPr>
        <w:ind w:left="1440" w:hanging="360"/>
      </w:pPr>
    </w:lvl>
    <w:lvl w:ilvl="2" w:tplc="78E45D5A">
      <w:start w:val="1"/>
      <w:numFmt w:val="decimal"/>
      <w:lvlText w:val="%3."/>
      <w:lvlJc w:val="left"/>
      <w:pPr>
        <w:ind w:left="1440" w:hanging="360"/>
      </w:pPr>
    </w:lvl>
    <w:lvl w:ilvl="3" w:tplc="9CEEE698">
      <w:start w:val="1"/>
      <w:numFmt w:val="decimal"/>
      <w:lvlText w:val="%4."/>
      <w:lvlJc w:val="left"/>
      <w:pPr>
        <w:ind w:left="1440" w:hanging="360"/>
      </w:pPr>
    </w:lvl>
    <w:lvl w:ilvl="4" w:tplc="FFA4E96C">
      <w:start w:val="1"/>
      <w:numFmt w:val="decimal"/>
      <w:lvlText w:val="%5."/>
      <w:lvlJc w:val="left"/>
      <w:pPr>
        <w:ind w:left="1440" w:hanging="360"/>
      </w:pPr>
    </w:lvl>
    <w:lvl w:ilvl="5" w:tplc="5DCCF282">
      <w:start w:val="1"/>
      <w:numFmt w:val="decimal"/>
      <w:lvlText w:val="%6."/>
      <w:lvlJc w:val="left"/>
      <w:pPr>
        <w:ind w:left="1440" w:hanging="360"/>
      </w:pPr>
    </w:lvl>
    <w:lvl w:ilvl="6" w:tplc="17546348">
      <w:start w:val="1"/>
      <w:numFmt w:val="decimal"/>
      <w:lvlText w:val="%7."/>
      <w:lvlJc w:val="left"/>
      <w:pPr>
        <w:ind w:left="1440" w:hanging="360"/>
      </w:pPr>
    </w:lvl>
    <w:lvl w:ilvl="7" w:tplc="15D60F1A">
      <w:start w:val="1"/>
      <w:numFmt w:val="decimal"/>
      <w:lvlText w:val="%8."/>
      <w:lvlJc w:val="left"/>
      <w:pPr>
        <w:ind w:left="1440" w:hanging="360"/>
      </w:pPr>
    </w:lvl>
    <w:lvl w:ilvl="8" w:tplc="CE542740">
      <w:start w:val="1"/>
      <w:numFmt w:val="decimal"/>
      <w:lvlText w:val="%9."/>
      <w:lvlJc w:val="left"/>
      <w:pPr>
        <w:ind w:left="1440" w:hanging="360"/>
      </w:pPr>
    </w:lvl>
  </w:abstractNum>
  <w:abstractNum w:abstractNumId="5" w15:restartNumberingAfterBreak="0">
    <w:nsid w:val="1B9A1A4D"/>
    <w:multiLevelType w:val="hybridMultilevel"/>
    <w:tmpl w:val="4C98DB90"/>
    <w:lvl w:ilvl="0" w:tplc="D49C046C">
      <w:start w:val="1"/>
      <w:numFmt w:val="decimal"/>
      <w:lvlText w:val="(%1)"/>
      <w:lvlJc w:val="left"/>
      <w:pPr>
        <w:ind w:left="1440" w:hanging="360"/>
      </w:pPr>
    </w:lvl>
    <w:lvl w:ilvl="1" w:tplc="1DB28D8C">
      <w:start w:val="1"/>
      <w:numFmt w:val="decimal"/>
      <w:lvlText w:val="(%2)"/>
      <w:lvlJc w:val="left"/>
      <w:pPr>
        <w:ind w:left="1440" w:hanging="360"/>
      </w:pPr>
    </w:lvl>
    <w:lvl w:ilvl="2" w:tplc="B81EFF5C">
      <w:start w:val="1"/>
      <w:numFmt w:val="decimal"/>
      <w:lvlText w:val="(%3)"/>
      <w:lvlJc w:val="left"/>
      <w:pPr>
        <w:ind w:left="1440" w:hanging="360"/>
      </w:pPr>
    </w:lvl>
    <w:lvl w:ilvl="3" w:tplc="FD483BDC">
      <w:start w:val="1"/>
      <w:numFmt w:val="decimal"/>
      <w:lvlText w:val="(%4)"/>
      <w:lvlJc w:val="left"/>
      <w:pPr>
        <w:ind w:left="1440" w:hanging="360"/>
      </w:pPr>
    </w:lvl>
    <w:lvl w:ilvl="4" w:tplc="CC6242DA">
      <w:start w:val="1"/>
      <w:numFmt w:val="decimal"/>
      <w:lvlText w:val="(%5)"/>
      <w:lvlJc w:val="left"/>
      <w:pPr>
        <w:ind w:left="1440" w:hanging="360"/>
      </w:pPr>
    </w:lvl>
    <w:lvl w:ilvl="5" w:tplc="21644936">
      <w:start w:val="1"/>
      <w:numFmt w:val="decimal"/>
      <w:lvlText w:val="(%6)"/>
      <w:lvlJc w:val="left"/>
      <w:pPr>
        <w:ind w:left="1440" w:hanging="360"/>
      </w:pPr>
    </w:lvl>
    <w:lvl w:ilvl="6" w:tplc="17FC72F6">
      <w:start w:val="1"/>
      <w:numFmt w:val="decimal"/>
      <w:lvlText w:val="(%7)"/>
      <w:lvlJc w:val="left"/>
      <w:pPr>
        <w:ind w:left="1440" w:hanging="360"/>
      </w:pPr>
    </w:lvl>
    <w:lvl w:ilvl="7" w:tplc="A4524D94">
      <w:start w:val="1"/>
      <w:numFmt w:val="decimal"/>
      <w:lvlText w:val="(%8)"/>
      <w:lvlJc w:val="left"/>
      <w:pPr>
        <w:ind w:left="1440" w:hanging="360"/>
      </w:pPr>
    </w:lvl>
    <w:lvl w:ilvl="8" w:tplc="A502B63A">
      <w:start w:val="1"/>
      <w:numFmt w:val="decimal"/>
      <w:lvlText w:val="(%9)"/>
      <w:lvlJc w:val="left"/>
      <w:pPr>
        <w:ind w:left="1440" w:hanging="360"/>
      </w:pPr>
    </w:lvl>
  </w:abstractNum>
  <w:abstractNum w:abstractNumId="6" w15:restartNumberingAfterBreak="0">
    <w:nsid w:val="1DD06680"/>
    <w:multiLevelType w:val="hybridMultilevel"/>
    <w:tmpl w:val="129C487E"/>
    <w:lvl w:ilvl="0" w:tplc="93A491F8">
      <w:start w:val="1"/>
      <w:numFmt w:val="decimal"/>
      <w:lvlText w:val="%1."/>
      <w:lvlJc w:val="left"/>
      <w:pPr>
        <w:ind w:left="1440" w:hanging="360"/>
      </w:pPr>
    </w:lvl>
    <w:lvl w:ilvl="1" w:tplc="7AB4ADF6">
      <w:start w:val="1"/>
      <w:numFmt w:val="decimal"/>
      <w:lvlText w:val="%2."/>
      <w:lvlJc w:val="left"/>
      <w:pPr>
        <w:ind w:left="1440" w:hanging="360"/>
      </w:pPr>
    </w:lvl>
    <w:lvl w:ilvl="2" w:tplc="496076C6">
      <w:start w:val="1"/>
      <w:numFmt w:val="decimal"/>
      <w:lvlText w:val="%3."/>
      <w:lvlJc w:val="left"/>
      <w:pPr>
        <w:ind w:left="1440" w:hanging="360"/>
      </w:pPr>
    </w:lvl>
    <w:lvl w:ilvl="3" w:tplc="F60838F4">
      <w:start w:val="1"/>
      <w:numFmt w:val="decimal"/>
      <w:lvlText w:val="%4."/>
      <w:lvlJc w:val="left"/>
      <w:pPr>
        <w:ind w:left="1440" w:hanging="360"/>
      </w:pPr>
    </w:lvl>
    <w:lvl w:ilvl="4" w:tplc="3934F934">
      <w:start w:val="1"/>
      <w:numFmt w:val="decimal"/>
      <w:lvlText w:val="%5."/>
      <w:lvlJc w:val="left"/>
      <w:pPr>
        <w:ind w:left="1440" w:hanging="360"/>
      </w:pPr>
    </w:lvl>
    <w:lvl w:ilvl="5" w:tplc="CE9260CA">
      <w:start w:val="1"/>
      <w:numFmt w:val="decimal"/>
      <w:lvlText w:val="%6."/>
      <w:lvlJc w:val="left"/>
      <w:pPr>
        <w:ind w:left="1440" w:hanging="360"/>
      </w:pPr>
    </w:lvl>
    <w:lvl w:ilvl="6" w:tplc="7C36B726">
      <w:start w:val="1"/>
      <w:numFmt w:val="decimal"/>
      <w:lvlText w:val="%7."/>
      <w:lvlJc w:val="left"/>
      <w:pPr>
        <w:ind w:left="1440" w:hanging="360"/>
      </w:pPr>
    </w:lvl>
    <w:lvl w:ilvl="7" w:tplc="BE52EFA2">
      <w:start w:val="1"/>
      <w:numFmt w:val="decimal"/>
      <w:lvlText w:val="%8."/>
      <w:lvlJc w:val="left"/>
      <w:pPr>
        <w:ind w:left="1440" w:hanging="360"/>
      </w:pPr>
    </w:lvl>
    <w:lvl w:ilvl="8" w:tplc="9BBC1602">
      <w:start w:val="1"/>
      <w:numFmt w:val="decimal"/>
      <w:lvlText w:val="%9."/>
      <w:lvlJc w:val="left"/>
      <w:pPr>
        <w:ind w:left="1440" w:hanging="360"/>
      </w:pPr>
    </w:lvl>
  </w:abstractNum>
  <w:abstractNum w:abstractNumId="7" w15:restartNumberingAfterBreak="0">
    <w:nsid w:val="20871DAD"/>
    <w:multiLevelType w:val="hybridMultilevel"/>
    <w:tmpl w:val="583C65A4"/>
    <w:lvl w:ilvl="0" w:tplc="A70E6636">
      <w:start w:val="1"/>
      <w:numFmt w:val="decimal"/>
      <w:lvlText w:val="%1."/>
      <w:lvlJc w:val="left"/>
      <w:pPr>
        <w:ind w:left="1440" w:hanging="360"/>
      </w:pPr>
    </w:lvl>
    <w:lvl w:ilvl="1" w:tplc="BDDC45B6">
      <w:start w:val="1"/>
      <w:numFmt w:val="decimal"/>
      <w:lvlText w:val="%2."/>
      <w:lvlJc w:val="left"/>
      <w:pPr>
        <w:ind w:left="1440" w:hanging="360"/>
      </w:pPr>
    </w:lvl>
    <w:lvl w:ilvl="2" w:tplc="C096F184">
      <w:start w:val="1"/>
      <w:numFmt w:val="decimal"/>
      <w:lvlText w:val="%3."/>
      <w:lvlJc w:val="left"/>
      <w:pPr>
        <w:ind w:left="1440" w:hanging="360"/>
      </w:pPr>
    </w:lvl>
    <w:lvl w:ilvl="3" w:tplc="01766474">
      <w:start w:val="1"/>
      <w:numFmt w:val="decimal"/>
      <w:lvlText w:val="%4."/>
      <w:lvlJc w:val="left"/>
      <w:pPr>
        <w:ind w:left="1440" w:hanging="360"/>
      </w:pPr>
    </w:lvl>
    <w:lvl w:ilvl="4" w:tplc="1E4A5504">
      <w:start w:val="1"/>
      <w:numFmt w:val="decimal"/>
      <w:lvlText w:val="%5."/>
      <w:lvlJc w:val="left"/>
      <w:pPr>
        <w:ind w:left="1440" w:hanging="360"/>
      </w:pPr>
    </w:lvl>
    <w:lvl w:ilvl="5" w:tplc="139CA502">
      <w:start w:val="1"/>
      <w:numFmt w:val="decimal"/>
      <w:lvlText w:val="%6."/>
      <w:lvlJc w:val="left"/>
      <w:pPr>
        <w:ind w:left="1440" w:hanging="360"/>
      </w:pPr>
    </w:lvl>
    <w:lvl w:ilvl="6" w:tplc="AF22391E">
      <w:start w:val="1"/>
      <w:numFmt w:val="decimal"/>
      <w:lvlText w:val="%7."/>
      <w:lvlJc w:val="left"/>
      <w:pPr>
        <w:ind w:left="1440" w:hanging="360"/>
      </w:pPr>
    </w:lvl>
    <w:lvl w:ilvl="7" w:tplc="A7308326">
      <w:start w:val="1"/>
      <w:numFmt w:val="decimal"/>
      <w:lvlText w:val="%8."/>
      <w:lvlJc w:val="left"/>
      <w:pPr>
        <w:ind w:left="1440" w:hanging="360"/>
      </w:pPr>
    </w:lvl>
    <w:lvl w:ilvl="8" w:tplc="BEE8510E">
      <w:start w:val="1"/>
      <w:numFmt w:val="decimal"/>
      <w:lvlText w:val="%9."/>
      <w:lvlJc w:val="left"/>
      <w:pPr>
        <w:ind w:left="1440" w:hanging="360"/>
      </w:pPr>
    </w:lvl>
  </w:abstractNum>
  <w:abstractNum w:abstractNumId="8" w15:restartNumberingAfterBreak="0">
    <w:nsid w:val="257403EE"/>
    <w:multiLevelType w:val="multilevel"/>
    <w:tmpl w:val="F1BC4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6F028E"/>
    <w:multiLevelType w:val="hybridMultilevel"/>
    <w:tmpl w:val="BD12EB2C"/>
    <w:lvl w:ilvl="0" w:tplc="AD96FF0C">
      <w:start w:val="1"/>
      <w:numFmt w:val="decimal"/>
      <w:lvlText w:val="(%1)"/>
      <w:lvlJc w:val="left"/>
      <w:pPr>
        <w:ind w:left="1440" w:hanging="360"/>
      </w:pPr>
    </w:lvl>
    <w:lvl w:ilvl="1" w:tplc="A5E49434">
      <w:start w:val="1"/>
      <w:numFmt w:val="bullet"/>
      <w:lvlText w:val=""/>
      <w:lvlJc w:val="left"/>
      <w:pPr>
        <w:ind w:left="1800" w:hanging="360"/>
      </w:pPr>
      <w:rPr>
        <w:rFonts w:ascii="Symbol" w:hAnsi="Symbol"/>
      </w:rPr>
    </w:lvl>
    <w:lvl w:ilvl="2" w:tplc="25D23F6C">
      <w:start w:val="1"/>
      <w:numFmt w:val="decimal"/>
      <w:lvlText w:val="(%3)"/>
      <w:lvlJc w:val="left"/>
      <w:pPr>
        <w:ind w:left="1440" w:hanging="360"/>
      </w:pPr>
    </w:lvl>
    <w:lvl w:ilvl="3" w:tplc="9A6A5948">
      <w:start w:val="1"/>
      <w:numFmt w:val="decimal"/>
      <w:lvlText w:val="(%4)"/>
      <w:lvlJc w:val="left"/>
      <w:pPr>
        <w:ind w:left="1440" w:hanging="360"/>
      </w:pPr>
    </w:lvl>
    <w:lvl w:ilvl="4" w:tplc="7E666E8A">
      <w:start w:val="1"/>
      <w:numFmt w:val="decimal"/>
      <w:lvlText w:val="(%5)"/>
      <w:lvlJc w:val="left"/>
      <w:pPr>
        <w:ind w:left="1440" w:hanging="360"/>
      </w:pPr>
    </w:lvl>
    <w:lvl w:ilvl="5" w:tplc="4112D848">
      <w:start w:val="1"/>
      <w:numFmt w:val="decimal"/>
      <w:lvlText w:val="(%6)"/>
      <w:lvlJc w:val="left"/>
      <w:pPr>
        <w:ind w:left="1440" w:hanging="360"/>
      </w:pPr>
    </w:lvl>
    <w:lvl w:ilvl="6" w:tplc="C33C7BE0">
      <w:start w:val="1"/>
      <w:numFmt w:val="decimal"/>
      <w:lvlText w:val="(%7)"/>
      <w:lvlJc w:val="left"/>
      <w:pPr>
        <w:ind w:left="1440" w:hanging="360"/>
      </w:pPr>
    </w:lvl>
    <w:lvl w:ilvl="7" w:tplc="BEF088C8">
      <w:start w:val="1"/>
      <w:numFmt w:val="decimal"/>
      <w:lvlText w:val="(%8)"/>
      <w:lvlJc w:val="left"/>
      <w:pPr>
        <w:ind w:left="1440" w:hanging="360"/>
      </w:pPr>
    </w:lvl>
    <w:lvl w:ilvl="8" w:tplc="069E13C8">
      <w:start w:val="1"/>
      <w:numFmt w:val="decimal"/>
      <w:lvlText w:val="(%9)"/>
      <w:lvlJc w:val="left"/>
      <w:pPr>
        <w:ind w:left="1440" w:hanging="360"/>
      </w:pPr>
    </w:lvl>
  </w:abstractNum>
  <w:abstractNum w:abstractNumId="10" w15:restartNumberingAfterBreak="0">
    <w:nsid w:val="284D5B6D"/>
    <w:multiLevelType w:val="hybridMultilevel"/>
    <w:tmpl w:val="51D850C8"/>
    <w:lvl w:ilvl="0" w:tplc="6262D1C6">
      <w:start w:val="1"/>
      <w:numFmt w:val="bullet"/>
      <w:lvlText w:val=""/>
      <w:lvlJc w:val="left"/>
      <w:pPr>
        <w:ind w:left="1080" w:hanging="360"/>
      </w:pPr>
      <w:rPr>
        <w:rFonts w:ascii="Symbol" w:hAnsi="Symbol"/>
      </w:rPr>
    </w:lvl>
    <w:lvl w:ilvl="1" w:tplc="406A73F4">
      <w:start w:val="1"/>
      <w:numFmt w:val="bullet"/>
      <w:lvlText w:val=""/>
      <w:lvlJc w:val="left"/>
      <w:pPr>
        <w:ind w:left="1080" w:hanging="360"/>
      </w:pPr>
      <w:rPr>
        <w:rFonts w:ascii="Symbol" w:hAnsi="Symbol"/>
      </w:rPr>
    </w:lvl>
    <w:lvl w:ilvl="2" w:tplc="BDE463C4">
      <w:start w:val="1"/>
      <w:numFmt w:val="bullet"/>
      <w:lvlText w:val=""/>
      <w:lvlJc w:val="left"/>
      <w:pPr>
        <w:ind w:left="1080" w:hanging="360"/>
      </w:pPr>
      <w:rPr>
        <w:rFonts w:ascii="Symbol" w:hAnsi="Symbol"/>
      </w:rPr>
    </w:lvl>
    <w:lvl w:ilvl="3" w:tplc="DB88721A">
      <w:start w:val="1"/>
      <w:numFmt w:val="bullet"/>
      <w:lvlText w:val=""/>
      <w:lvlJc w:val="left"/>
      <w:pPr>
        <w:ind w:left="1080" w:hanging="360"/>
      </w:pPr>
      <w:rPr>
        <w:rFonts w:ascii="Symbol" w:hAnsi="Symbol"/>
      </w:rPr>
    </w:lvl>
    <w:lvl w:ilvl="4" w:tplc="D974C32C">
      <w:start w:val="1"/>
      <w:numFmt w:val="bullet"/>
      <w:lvlText w:val=""/>
      <w:lvlJc w:val="left"/>
      <w:pPr>
        <w:ind w:left="1080" w:hanging="360"/>
      </w:pPr>
      <w:rPr>
        <w:rFonts w:ascii="Symbol" w:hAnsi="Symbol"/>
      </w:rPr>
    </w:lvl>
    <w:lvl w:ilvl="5" w:tplc="1766FC3E">
      <w:start w:val="1"/>
      <w:numFmt w:val="bullet"/>
      <w:lvlText w:val=""/>
      <w:lvlJc w:val="left"/>
      <w:pPr>
        <w:ind w:left="1080" w:hanging="360"/>
      </w:pPr>
      <w:rPr>
        <w:rFonts w:ascii="Symbol" w:hAnsi="Symbol"/>
      </w:rPr>
    </w:lvl>
    <w:lvl w:ilvl="6" w:tplc="86063C88">
      <w:start w:val="1"/>
      <w:numFmt w:val="bullet"/>
      <w:lvlText w:val=""/>
      <w:lvlJc w:val="left"/>
      <w:pPr>
        <w:ind w:left="1080" w:hanging="360"/>
      </w:pPr>
      <w:rPr>
        <w:rFonts w:ascii="Symbol" w:hAnsi="Symbol"/>
      </w:rPr>
    </w:lvl>
    <w:lvl w:ilvl="7" w:tplc="B43045B2">
      <w:start w:val="1"/>
      <w:numFmt w:val="bullet"/>
      <w:lvlText w:val=""/>
      <w:lvlJc w:val="left"/>
      <w:pPr>
        <w:ind w:left="1080" w:hanging="360"/>
      </w:pPr>
      <w:rPr>
        <w:rFonts w:ascii="Symbol" w:hAnsi="Symbol"/>
      </w:rPr>
    </w:lvl>
    <w:lvl w:ilvl="8" w:tplc="37C03D7C">
      <w:start w:val="1"/>
      <w:numFmt w:val="bullet"/>
      <w:lvlText w:val=""/>
      <w:lvlJc w:val="left"/>
      <w:pPr>
        <w:ind w:left="1080" w:hanging="360"/>
      </w:pPr>
      <w:rPr>
        <w:rFonts w:ascii="Symbol" w:hAnsi="Symbol"/>
      </w:rPr>
    </w:lvl>
  </w:abstractNum>
  <w:abstractNum w:abstractNumId="11" w15:restartNumberingAfterBreak="0">
    <w:nsid w:val="2A984C84"/>
    <w:multiLevelType w:val="hybridMultilevel"/>
    <w:tmpl w:val="414A26F0"/>
    <w:lvl w:ilvl="0" w:tplc="32869D6C">
      <w:start w:val="1"/>
      <w:numFmt w:val="decimal"/>
      <w:lvlText w:val="%1."/>
      <w:lvlJc w:val="left"/>
      <w:pPr>
        <w:ind w:left="1440" w:hanging="360"/>
      </w:pPr>
    </w:lvl>
    <w:lvl w:ilvl="1" w:tplc="DAA0E2A8">
      <w:start w:val="1"/>
      <w:numFmt w:val="decimal"/>
      <w:lvlText w:val="%2."/>
      <w:lvlJc w:val="left"/>
      <w:pPr>
        <w:ind w:left="1440" w:hanging="360"/>
      </w:pPr>
    </w:lvl>
    <w:lvl w:ilvl="2" w:tplc="C636984C">
      <w:start w:val="1"/>
      <w:numFmt w:val="decimal"/>
      <w:lvlText w:val="%3."/>
      <w:lvlJc w:val="left"/>
      <w:pPr>
        <w:ind w:left="1440" w:hanging="360"/>
      </w:pPr>
    </w:lvl>
    <w:lvl w:ilvl="3" w:tplc="4A2E184E">
      <w:start w:val="1"/>
      <w:numFmt w:val="decimal"/>
      <w:lvlText w:val="%4."/>
      <w:lvlJc w:val="left"/>
      <w:pPr>
        <w:ind w:left="1440" w:hanging="360"/>
      </w:pPr>
    </w:lvl>
    <w:lvl w:ilvl="4" w:tplc="B344E9D4">
      <w:start w:val="1"/>
      <w:numFmt w:val="decimal"/>
      <w:lvlText w:val="%5."/>
      <w:lvlJc w:val="left"/>
      <w:pPr>
        <w:ind w:left="1440" w:hanging="360"/>
      </w:pPr>
    </w:lvl>
    <w:lvl w:ilvl="5" w:tplc="FBBCFAF8">
      <w:start w:val="1"/>
      <w:numFmt w:val="decimal"/>
      <w:lvlText w:val="%6."/>
      <w:lvlJc w:val="left"/>
      <w:pPr>
        <w:ind w:left="1440" w:hanging="360"/>
      </w:pPr>
    </w:lvl>
    <w:lvl w:ilvl="6" w:tplc="87D8DDD6">
      <w:start w:val="1"/>
      <w:numFmt w:val="decimal"/>
      <w:lvlText w:val="%7."/>
      <w:lvlJc w:val="left"/>
      <w:pPr>
        <w:ind w:left="1440" w:hanging="360"/>
      </w:pPr>
    </w:lvl>
    <w:lvl w:ilvl="7" w:tplc="E73437BE">
      <w:start w:val="1"/>
      <w:numFmt w:val="decimal"/>
      <w:lvlText w:val="%8."/>
      <w:lvlJc w:val="left"/>
      <w:pPr>
        <w:ind w:left="1440" w:hanging="360"/>
      </w:pPr>
    </w:lvl>
    <w:lvl w:ilvl="8" w:tplc="EDCA21AA">
      <w:start w:val="1"/>
      <w:numFmt w:val="decimal"/>
      <w:lvlText w:val="%9."/>
      <w:lvlJc w:val="left"/>
      <w:pPr>
        <w:ind w:left="1440" w:hanging="360"/>
      </w:pPr>
    </w:lvl>
  </w:abstractNum>
  <w:abstractNum w:abstractNumId="12" w15:restartNumberingAfterBreak="0">
    <w:nsid w:val="2AE437DC"/>
    <w:multiLevelType w:val="hybridMultilevel"/>
    <w:tmpl w:val="4F56F704"/>
    <w:lvl w:ilvl="0" w:tplc="E520A11C">
      <w:start w:val="1"/>
      <w:numFmt w:val="decimal"/>
      <w:lvlText w:val="(%1)"/>
      <w:lvlJc w:val="left"/>
      <w:pPr>
        <w:ind w:left="1440" w:hanging="360"/>
      </w:pPr>
    </w:lvl>
    <w:lvl w:ilvl="1" w:tplc="5B7E42F2">
      <w:start w:val="1"/>
      <w:numFmt w:val="decimal"/>
      <w:lvlText w:val="(%2)"/>
      <w:lvlJc w:val="left"/>
      <w:pPr>
        <w:ind w:left="1440" w:hanging="360"/>
      </w:pPr>
    </w:lvl>
    <w:lvl w:ilvl="2" w:tplc="AB44D20A">
      <w:start w:val="1"/>
      <w:numFmt w:val="decimal"/>
      <w:lvlText w:val="(%3)"/>
      <w:lvlJc w:val="left"/>
      <w:pPr>
        <w:ind w:left="1440" w:hanging="360"/>
      </w:pPr>
    </w:lvl>
    <w:lvl w:ilvl="3" w:tplc="45787514">
      <w:start w:val="1"/>
      <w:numFmt w:val="decimal"/>
      <w:lvlText w:val="(%4)"/>
      <w:lvlJc w:val="left"/>
      <w:pPr>
        <w:ind w:left="1440" w:hanging="360"/>
      </w:pPr>
    </w:lvl>
    <w:lvl w:ilvl="4" w:tplc="15E659C8">
      <w:start w:val="1"/>
      <w:numFmt w:val="decimal"/>
      <w:lvlText w:val="(%5)"/>
      <w:lvlJc w:val="left"/>
      <w:pPr>
        <w:ind w:left="1440" w:hanging="360"/>
      </w:pPr>
    </w:lvl>
    <w:lvl w:ilvl="5" w:tplc="B4FEFBEA">
      <w:start w:val="1"/>
      <w:numFmt w:val="decimal"/>
      <w:lvlText w:val="(%6)"/>
      <w:lvlJc w:val="left"/>
      <w:pPr>
        <w:ind w:left="1440" w:hanging="360"/>
      </w:pPr>
    </w:lvl>
    <w:lvl w:ilvl="6" w:tplc="C71E8298">
      <w:start w:val="1"/>
      <w:numFmt w:val="decimal"/>
      <w:lvlText w:val="(%7)"/>
      <w:lvlJc w:val="left"/>
      <w:pPr>
        <w:ind w:left="1440" w:hanging="360"/>
      </w:pPr>
    </w:lvl>
    <w:lvl w:ilvl="7" w:tplc="8A2ADDC6">
      <w:start w:val="1"/>
      <w:numFmt w:val="decimal"/>
      <w:lvlText w:val="(%8)"/>
      <w:lvlJc w:val="left"/>
      <w:pPr>
        <w:ind w:left="1440" w:hanging="360"/>
      </w:pPr>
    </w:lvl>
    <w:lvl w:ilvl="8" w:tplc="889404C0">
      <w:start w:val="1"/>
      <w:numFmt w:val="decimal"/>
      <w:lvlText w:val="(%9)"/>
      <w:lvlJc w:val="left"/>
      <w:pPr>
        <w:ind w:left="1440" w:hanging="360"/>
      </w:pPr>
    </w:lvl>
  </w:abstractNum>
  <w:abstractNum w:abstractNumId="13" w15:restartNumberingAfterBreak="0">
    <w:nsid w:val="2B0D52F4"/>
    <w:multiLevelType w:val="hybridMultilevel"/>
    <w:tmpl w:val="4B0461A8"/>
    <w:lvl w:ilvl="0" w:tplc="E9C02A86">
      <w:start w:val="1"/>
      <w:numFmt w:val="decimal"/>
      <w:lvlText w:val="%1."/>
      <w:lvlJc w:val="left"/>
      <w:pPr>
        <w:ind w:left="1440" w:hanging="360"/>
      </w:pPr>
    </w:lvl>
    <w:lvl w:ilvl="1" w:tplc="A6A0F488">
      <w:start w:val="1"/>
      <w:numFmt w:val="decimal"/>
      <w:lvlText w:val="%2."/>
      <w:lvlJc w:val="left"/>
      <w:pPr>
        <w:ind w:left="1440" w:hanging="360"/>
      </w:pPr>
    </w:lvl>
    <w:lvl w:ilvl="2" w:tplc="CA1C530A">
      <w:start w:val="1"/>
      <w:numFmt w:val="decimal"/>
      <w:lvlText w:val="%3."/>
      <w:lvlJc w:val="left"/>
      <w:pPr>
        <w:ind w:left="1440" w:hanging="360"/>
      </w:pPr>
    </w:lvl>
    <w:lvl w:ilvl="3" w:tplc="38547382">
      <w:start w:val="1"/>
      <w:numFmt w:val="decimal"/>
      <w:lvlText w:val="%4."/>
      <w:lvlJc w:val="left"/>
      <w:pPr>
        <w:ind w:left="1440" w:hanging="360"/>
      </w:pPr>
    </w:lvl>
    <w:lvl w:ilvl="4" w:tplc="A9BC0C7E">
      <w:start w:val="1"/>
      <w:numFmt w:val="decimal"/>
      <w:lvlText w:val="%5."/>
      <w:lvlJc w:val="left"/>
      <w:pPr>
        <w:ind w:left="1440" w:hanging="360"/>
      </w:pPr>
    </w:lvl>
    <w:lvl w:ilvl="5" w:tplc="BFC0CE58">
      <w:start w:val="1"/>
      <w:numFmt w:val="decimal"/>
      <w:lvlText w:val="%6."/>
      <w:lvlJc w:val="left"/>
      <w:pPr>
        <w:ind w:left="1440" w:hanging="360"/>
      </w:pPr>
    </w:lvl>
    <w:lvl w:ilvl="6" w:tplc="91782C60">
      <w:start w:val="1"/>
      <w:numFmt w:val="decimal"/>
      <w:lvlText w:val="%7."/>
      <w:lvlJc w:val="left"/>
      <w:pPr>
        <w:ind w:left="1440" w:hanging="360"/>
      </w:pPr>
    </w:lvl>
    <w:lvl w:ilvl="7" w:tplc="C5BA28AE">
      <w:start w:val="1"/>
      <w:numFmt w:val="decimal"/>
      <w:lvlText w:val="%8."/>
      <w:lvlJc w:val="left"/>
      <w:pPr>
        <w:ind w:left="1440" w:hanging="360"/>
      </w:pPr>
    </w:lvl>
    <w:lvl w:ilvl="8" w:tplc="12B62158">
      <w:start w:val="1"/>
      <w:numFmt w:val="decimal"/>
      <w:lvlText w:val="%9."/>
      <w:lvlJc w:val="left"/>
      <w:pPr>
        <w:ind w:left="1440" w:hanging="360"/>
      </w:pPr>
    </w:lvl>
  </w:abstractNum>
  <w:abstractNum w:abstractNumId="14" w15:restartNumberingAfterBreak="0">
    <w:nsid w:val="2D22259C"/>
    <w:multiLevelType w:val="hybridMultilevel"/>
    <w:tmpl w:val="26060582"/>
    <w:lvl w:ilvl="0" w:tplc="A7480B2E">
      <w:start w:val="1"/>
      <w:numFmt w:val="decimal"/>
      <w:lvlText w:val="(%1)"/>
      <w:lvlJc w:val="left"/>
      <w:pPr>
        <w:ind w:left="1440" w:hanging="360"/>
      </w:pPr>
    </w:lvl>
    <w:lvl w:ilvl="1" w:tplc="3B28EFEA">
      <w:start w:val="1"/>
      <w:numFmt w:val="decimal"/>
      <w:lvlText w:val="(%2)"/>
      <w:lvlJc w:val="left"/>
      <w:pPr>
        <w:ind w:left="1440" w:hanging="360"/>
      </w:pPr>
    </w:lvl>
    <w:lvl w:ilvl="2" w:tplc="9E5840AA">
      <w:start w:val="1"/>
      <w:numFmt w:val="decimal"/>
      <w:lvlText w:val="(%3)"/>
      <w:lvlJc w:val="left"/>
      <w:pPr>
        <w:ind w:left="1440" w:hanging="360"/>
      </w:pPr>
    </w:lvl>
    <w:lvl w:ilvl="3" w:tplc="365A65BC">
      <w:start w:val="1"/>
      <w:numFmt w:val="decimal"/>
      <w:lvlText w:val="(%4)"/>
      <w:lvlJc w:val="left"/>
      <w:pPr>
        <w:ind w:left="1440" w:hanging="360"/>
      </w:pPr>
    </w:lvl>
    <w:lvl w:ilvl="4" w:tplc="68A280A2">
      <w:start w:val="1"/>
      <w:numFmt w:val="decimal"/>
      <w:lvlText w:val="(%5)"/>
      <w:lvlJc w:val="left"/>
      <w:pPr>
        <w:ind w:left="1440" w:hanging="360"/>
      </w:pPr>
    </w:lvl>
    <w:lvl w:ilvl="5" w:tplc="4C76A32E">
      <w:start w:val="1"/>
      <w:numFmt w:val="decimal"/>
      <w:lvlText w:val="(%6)"/>
      <w:lvlJc w:val="left"/>
      <w:pPr>
        <w:ind w:left="1440" w:hanging="360"/>
      </w:pPr>
    </w:lvl>
    <w:lvl w:ilvl="6" w:tplc="C5F260B2">
      <w:start w:val="1"/>
      <w:numFmt w:val="decimal"/>
      <w:lvlText w:val="(%7)"/>
      <w:lvlJc w:val="left"/>
      <w:pPr>
        <w:ind w:left="1440" w:hanging="360"/>
      </w:pPr>
    </w:lvl>
    <w:lvl w:ilvl="7" w:tplc="F3DCE974">
      <w:start w:val="1"/>
      <w:numFmt w:val="decimal"/>
      <w:lvlText w:val="(%8)"/>
      <w:lvlJc w:val="left"/>
      <w:pPr>
        <w:ind w:left="1440" w:hanging="360"/>
      </w:pPr>
    </w:lvl>
    <w:lvl w:ilvl="8" w:tplc="AD8EBC96">
      <w:start w:val="1"/>
      <w:numFmt w:val="decimal"/>
      <w:lvlText w:val="(%9)"/>
      <w:lvlJc w:val="left"/>
      <w:pPr>
        <w:ind w:left="1440" w:hanging="360"/>
      </w:pPr>
    </w:lvl>
  </w:abstractNum>
  <w:abstractNum w:abstractNumId="15" w15:restartNumberingAfterBreak="0">
    <w:nsid w:val="2D764137"/>
    <w:multiLevelType w:val="multilevel"/>
    <w:tmpl w:val="4858A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5D1216"/>
    <w:multiLevelType w:val="hybridMultilevel"/>
    <w:tmpl w:val="2040B85C"/>
    <w:lvl w:ilvl="0" w:tplc="C21666D8">
      <w:start w:val="1"/>
      <w:numFmt w:val="decimal"/>
      <w:lvlText w:val="(%1)"/>
      <w:lvlJc w:val="left"/>
      <w:pPr>
        <w:ind w:left="1440" w:hanging="360"/>
      </w:pPr>
    </w:lvl>
    <w:lvl w:ilvl="1" w:tplc="2CA63262">
      <w:start w:val="1"/>
      <w:numFmt w:val="bullet"/>
      <w:lvlText w:val=""/>
      <w:lvlJc w:val="left"/>
      <w:pPr>
        <w:ind w:left="1800" w:hanging="360"/>
      </w:pPr>
      <w:rPr>
        <w:rFonts w:ascii="Symbol" w:hAnsi="Symbol"/>
      </w:rPr>
    </w:lvl>
    <w:lvl w:ilvl="2" w:tplc="CDD63CB2">
      <w:start w:val="1"/>
      <w:numFmt w:val="decimal"/>
      <w:lvlText w:val="(%3)"/>
      <w:lvlJc w:val="left"/>
      <w:pPr>
        <w:ind w:left="1440" w:hanging="360"/>
      </w:pPr>
    </w:lvl>
    <w:lvl w:ilvl="3" w:tplc="F4E0C810">
      <w:start w:val="1"/>
      <w:numFmt w:val="decimal"/>
      <w:lvlText w:val="(%4)"/>
      <w:lvlJc w:val="left"/>
      <w:pPr>
        <w:ind w:left="1440" w:hanging="360"/>
      </w:pPr>
    </w:lvl>
    <w:lvl w:ilvl="4" w:tplc="8CA40BDA">
      <w:start w:val="1"/>
      <w:numFmt w:val="decimal"/>
      <w:lvlText w:val="(%5)"/>
      <w:lvlJc w:val="left"/>
      <w:pPr>
        <w:ind w:left="1440" w:hanging="360"/>
      </w:pPr>
    </w:lvl>
    <w:lvl w:ilvl="5" w:tplc="2EDADCA4">
      <w:start w:val="1"/>
      <w:numFmt w:val="decimal"/>
      <w:lvlText w:val="(%6)"/>
      <w:lvlJc w:val="left"/>
      <w:pPr>
        <w:ind w:left="1440" w:hanging="360"/>
      </w:pPr>
    </w:lvl>
    <w:lvl w:ilvl="6" w:tplc="FC40C9CC">
      <w:start w:val="1"/>
      <w:numFmt w:val="decimal"/>
      <w:lvlText w:val="(%7)"/>
      <w:lvlJc w:val="left"/>
      <w:pPr>
        <w:ind w:left="1440" w:hanging="360"/>
      </w:pPr>
    </w:lvl>
    <w:lvl w:ilvl="7" w:tplc="4D2A9F80">
      <w:start w:val="1"/>
      <w:numFmt w:val="decimal"/>
      <w:lvlText w:val="(%8)"/>
      <w:lvlJc w:val="left"/>
      <w:pPr>
        <w:ind w:left="1440" w:hanging="360"/>
      </w:pPr>
    </w:lvl>
    <w:lvl w:ilvl="8" w:tplc="6EA4F9D4">
      <w:start w:val="1"/>
      <w:numFmt w:val="decimal"/>
      <w:lvlText w:val="(%9)"/>
      <w:lvlJc w:val="left"/>
      <w:pPr>
        <w:ind w:left="1440" w:hanging="360"/>
      </w:pPr>
    </w:lvl>
  </w:abstractNum>
  <w:abstractNum w:abstractNumId="17" w15:restartNumberingAfterBreak="0">
    <w:nsid w:val="38A848F6"/>
    <w:multiLevelType w:val="hybridMultilevel"/>
    <w:tmpl w:val="9B906984"/>
    <w:lvl w:ilvl="0" w:tplc="83A03352">
      <w:start w:val="1"/>
      <w:numFmt w:val="decimal"/>
      <w:lvlText w:val="(%1)"/>
      <w:lvlJc w:val="left"/>
      <w:pPr>
        <w:ind w:left="1440" w:hanging="360"/>
      </w:pPr>
    </w:lvl>
    <w:lvl w:ilvl="1" w:tplc="4CE44CD8">
      <w:start w:val="1"/>
      <w:numFmt w:val="bullet"/>
      <w:lvlText w:val=""/>
      <w:lvlJc w:val="left"/>
      <w:pPr>
        <w:ind w:left="1800" w:hanging="360"/>
      </w:pPr>
      <w:rPr>
        <w:rFonts w:ascii="Symbol" w:hAnsi="Symbol"/>
      </w:rPr>
    </w:lvl>
    <w:lvl w:ilvl="2" w:tplc="71184928">
      <w:start w:val="1"/>
      <w:numFmt w:val="decimal"/>
      <w:lvlText w:val="(%3)"/>
      <w:lvlJc w:val="left"/>
      <w:pPr>
        <w:ind w:left="1440" w:hanging="360"/>
      </w:pPr>
    </w:lvl>
    <w:lvl w:ilvl="3" w:tplc="DA4A0AE4">
      <w:start w:val="1"/>
      <w:numFmt w:val="decimal"/>
      <w:lvlText w:val="(%4)"/>
      <w:lvlJc w:val="left"/>
      <w:pPr>
        <w:ind w:left="1440" w:hanging="360"/>
      </w:pPr>
    </w:lvl>
    <w:lvl w:ilvl="4" w:tplc="371C7B74">
      <w:start w:val="1"/>
      <w:numFmt w:val="decimal"/>
      <w:lvlText w:val="(%5)"/>
      <w:lvlJc w:val="left"/>
      <w:pPr>
        <w:ind w:left="1440" w:hanging="360"/>
      </w:pPr>
    </w:lvl>
    <w:lvl w:ilvl="5" w:tplc="78D02CDA">
      <w:start w:val="1"/>
      <w:numFmt w:val="decimal"/>
      <w:lvlText w:val="(%6)"/>
      <w:lvlJc w:val="left"/>
      <w:pPr>
        <w:ind w:left="1440" w:hanging="360"/>
      </w:pPr>
    </w:lvl>
    <w:lvl w:ilvl="6" w:tplc="F216CFBA">
      <w:start w:val="1"/>
      <w:numFmt w:val="decimal"/>
      <w:lvlText w:val="(%7)"/>
      <w:lvlJc w:val="left"/>
      <w:pPr>
        <w:ind w:left="1440" w:hanging="360"/>
      </w:pPr>
    </w:lvl>
    <w:lvl w:ilvl="7" w:tplc="BB96EEFE">
      <w:start w:val="1"/>
      <w:numFmt w:val="decimal"/>
      <w:lvlText w:val="(%8)"/>
      <w:lvlJc w:val="left"/>
      <w:pPr>
        <w:ind w:left="1440" w:hanging="360"/>
      </w:pPr>
    </w:lvl>
    <w:lvl w:ilvl="8" w:tplc="3BD83010">
      <w:start w:val="1"/>
      <w:numFmt w:val="decimal"/>
      <w:lvlText w:val="(%9)"/>
      <w:lvlJc w:val="left"/>
      <w:pPr>
        <w:ind w:left="1440" w:hanging="360"/>
      </w:pPr>
    </w:lvl>
  </w:abstractNum>
  <w:abstractNum w:abstractNumId="18" w15:restartNumberingAfterBreak="0">
    <w:nsid w:val="3DBD43D8"/>
    <w:multiLevelType w:val="hybridMultilevel"/>
    <w:tmpl w:val="ECDAEA94"/>
    <w:lvl w:ilvl="0" w:tplc="E7925A56">
      <w:start w:val="1"/>
      <w:numFmt w:val="decimal"/>
      <w:lvlText w:val="(%1)"/>
      <w:lvlJc w:val="left"/>
      <w:pPr>
        <w:ind w:left="1440" w:hanging="360"/>
      </w:pPr>
    </w:lvl>
    <w:lvl w:ilvl="1" w:tplc="23F02630">
      <w:start w:val="1"/>
      <w:numFmt w:val="decimal"/>
      <w:lvlText w:val="(%2)"/>
      <w:lvlJc w:val="left"/>
      <w:pPr>
        <w:ind w:left="1440" w:hanging="360"/>
      </w:pPr>
    </w:lvl>
    <w:lvl w:ilvl="2" w:tplc="7640D298">
      <w:start w:val="1"/>
      <w:numFmt w:val="decimal"/>
      <w:lvlText w:val="(%3)"/>
      <w:lvlJc w:val="left"/>
      <w:pPr>
        <w:ind w:left="1440" w:hanging="360"/>
      </w:pPr>
    </w:lvl>
    <w:lvl w:ilvl="3" w:tplc="BF0E081A">
      <w:start w:val="1"/>
      <w:numFmt w:val="decimal"/>
      <w:lvlText w:val="(%4)"/>
      <w:lvlJc w:val="left"/>
      <w:pPr>
        <w:ind w:left="1440" w:hanging="360"/>
      </w:pPr>
    </w:lvl>
    <w:lvl w:ilvl="4" w:tplc="0960F7C4">
      <w:start w:val="1"/>
      <w:numFmt w:val="decimal"/>
      <w:lvlText w:val="(%5)"/>
      <w:lvlJc w:val="left"/>
      <w:pPr>
        <w:ind w:left="1440" w:hanging="360"/>
      </w:pPr>
    </w:lvl>
    <w:lvl w:ilvl="5" w:tplc="AB9AD63E">
      <w:start w:val="1"/>
      <w:numFmt w:val="decimal"/>
      <w:lvlText w:val="(%6)"/>
      <w:lvlJc w:val="left"/>
      <w:pPr>
        <w:ind w:left="1440" w:hanging="360"/>
      </w:pPr>
    </w:lvl>
    <w:lvl w:ilvl="6" w:tplc="BF26BCD4">
      <w:start w:val="1"/>
      <w:numFmt w:val="decimal"/>
      <w:lvlText w:val="(%7)"/>
      <w:lvlJc w:val="left"/>
      <w:pPr>
        <w:ind w:left="1440" w:hanging="360"/>
      </w:pPr>
    </w:lvl>
    <w:lvl w:ilvl="7" w:tplc="ACE4453C">
      <w:start w:val="1"/>
      <w:numFmt w:val="decimal"/>
      <w:lvlText w:val="(%8)"/>
      <w:lvlJc w:val="left"/>
      <w:pPr>
        <w:ind w:left="1440" w:hanging="360"/>
      </w:pPr>
    </w:lvl>
    <w:lvl w:ilvl="8" w:tplc="862479A4">
      <w:start w:val="1"/>
      <w:numFmt w:val="decimal"/>
      <w:lvlText w:val="(%9)"/>
      <w:lvlJc w:val="left"/>
      <w:pPr>
        <w:ind w:left="1440" w:hanging="360"/>
      </w:pPr>
    </w:lvl>
  </w:abstractNum>
  <w:abstractNum w:abstractNumId="19" w15:restartNumberingAfterBreak="0">
    <w:nsid w:val="3F862A93"/>
    <w:multiLevelType w:val="multilevel"/>
    <w:tmpl w:val="26421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E27778"/>
    <w:multiLevelType w:val="hybridMultilevel"/>
    <w:tmpl w:val="0C4E5E74"/>
    <w:lvl w:ilvl="0" w:tplc="FA02BC52">
      <w:start w:val="1"/>
      <w:numFmt w:val="bullet"/>
      <w:lvlText w:val=""/>
      <w:lvlJc w:val="left"/>
      <w:pPr>
        <w:ind w:left="1080" w:hanging="360"/>
      </w:pPr>
      <w:rPr>
        <w:rFonts w:ascii="Symbol" w:hAnsi="Symbol"/>
      </w:rPr>
    </w:lvl>
    <w:lvl w:ilvl="1" w:tplc="4274DA0C">
      <w:start w:val="1"/>
      <w:numFmt w:val="bullet"/>
      <w:lvlText w:val=""/>
      <w:lvlJc w:val="left"/>
      <w:pPr>
        <w:ind w:left="1080" w:hanging="360"/>
      </w:pPr>
      <w:rPr>
        <w:rFonts w:ascii="Symbol" w:hAnsi="Symbol"/>
      </w:rPr>
    </w:lvl>
    <w:lvl w:ilvl="2" w:tplc="84726AE6">
      <w:start w:val="1"/>
      <w:numFmt w:val="bullet"/>
      <w:lvlText w:val=""/>
      <w:lvlJc w:val="left"/>
      <w:pPr>
        <w:ind w:left="1080" w:hanging="360"/>
      </w:pPr>
      <w:rPr>
        <w:rFonts w:ascii="Symbol" w:hAnsi="Symbol"/>
      </w:rPr>
    </w:lvl>
    <w:lvl w:ilvl="3" w:tplc="9AD6735C">
      <w:start w:val="1"/>
      <w:numFmt w:val="bullet"/>
      <w:lvlText w:val=""/>
      <w:lvlJc w:val="left"/>
      <w:pPr>
        <w:ind w:left="1080" w:hanging="360"/>
      </w:pPr>
      <w:rPr>
        <w:rFonts w:ascii="Symbol" w:hAnsi="Symbol"/>
      </w:rPr>
    </w:lvl>
    <w:lvl w:ilvl="4" w:tplc="145450AE">
      <w:start w:val="1"/>
      <w:numFmt w:val="bullet"/>
      <w:lvlText w:val=""/>
      <w:lvlJc w:val="left"/>
      <w:pPr>
        <w:ind w:left="1080" w:hanging="360"/>
      </w:pPr>
      <w:rPr>
        <w:rFonts w:ascii="Symbol" w:hAnsi="Symbol"/>
      </w:rPr>
    </w:lvl>
    <w:lvl w:ilvl="5" w:tplc="74E05198">
      <w:start w:val="1"/>
      <w:numFmt w:val="bullet"/>
      <w:lvlText w:val=""/>
      <w:lvlJc w:val="left"/>
      <w:pPr>
        <w:ind w:left="1080" w:hanging="360"/>
      </w:pPr>
      <w:rPr>
        <w:rFonts w:ascii="Symbol" w:hAnsi="Symbol"/>
      </w:rPr>
    </w:lvl>
    <w:lvl w:ilvl="6" w:tplc="C0F05AF4">
      <w:start w:val="1"/>
      <w:numFmt w:val="bullet"/>
      <w:lvlText w:val=""/>
      <w:lvlJc w:val="left"/>
      <w:pPr>
        <w:ind w:left="1080" w:hanging="360"/>
      </w:pPr>
      <w:rPr>
        <w:rFonts w:ascii="Symbol" w:hAnsi="Symbol"/>
      </w:rPr>
    </w:lvl>
    <w:lvl w:ilvl="7" w:tplc="BE9CFC44">
      <w:start w:val="1"/>
      <w:numFmt w:val="bullet"/>
      <w:lvlText w:val=""/>
      <w:lvlJc w:val="left"/>
      <w:pPr>
        <w:ind w:left="1080" w:hanging="360"/>
      </w:pPr>
      <w:rPr>
        <w:rFonts w:ascii="Symbol" w:hAnsi="Symbol"/>
      </w:rPr>
    </w:lvl>
    <w:lvl w:ilvl="8" w:tplc="66EA9AEE">
      <w:start w:val="1"/>
      <w:numFmt w:val="bullet"/>
      <w:lvlText w:val=""/>
      <w:lvlJc w:val="left"/>
      <w:pPr>
        <w:ind w:left="1080" w:hanging="360"/>
      </w:pPr>
      <w:rPr>
        <w:rFonts w:ascii="Symbol" w:hAnsi="Symbol"/>
      </w:rPr>
    </w:lvl>
  </w:abstractNum>
  <w:abstractNum w:abstractNumId="21" w15:restartNumberingAfterBreak="0">
    <w:nsid w:val="42FA40B6"/>
    <w:multiLevelType w:val="hybridMultilevel"/>
    <w:tmpl w:val="98C8BD68"/>
    <w:lvl w:ilvl="0" w:tplc="CD22300E">
      <w:start w:val="1"/>
      <w:numFmt w:val="decimal"/>
      <w:lvlText w:val="(%1)"/>
      <w:lvlJc w:val="left"/>
      <w:pPr>
        <w:ind w:left="1440" w:hanging="360"/>
      </w:pPr>
    </w:lvl>
    <w:lvl w:ilvl="1" w:tplc="FBEAE128">
      <w:start w:val="1"/>
      <w:numFmt w:val="decimal"/>
      <w:lvlText w:val="(%2)"/>
      <w:lvlJc w:val="left"/>
      <w:pPr>
        <w:ind w:left="1440" w:hanging="360"/>
      </w:pPr>
    </w:lvl>
    <w:lvl w:ilvl="2" w:tplc="4B3E203E">
      <w:start w:val="1"/>
      <w:numFmt w:val="decimal"/>
      <w:lvlText w:val="(%3)"/>
      <w:lvlJc w:val="left"/>
      <w:pPr>
        <w:ind w:left="1440" w:hanging="360"/>
      </w:pPr>
    </w:lvl>
    <w:lvl w:ilvl="3" w:tplc="6F22D81E">
      <w:start w:val="1"/>
      <w:numFmt w:val="decimal"/>
      <w:lvlText w:val="(%4)"/>
      <w:lvlJc w:val="left"/>
      <w:pPr>
        <w:ind w:left="1440" w:hanging="360"/>
      </w:pPr>
    </w:lvl>
    <w:lvl w:ilvl="4" w:tplc="B1CEA212">
      <w:start w:val="1"/>
      <w:numFmt w:val="decimal"/>
      <w:lvlText w:val="(%5)"/>
      <w:lvlJc w:val="left"/>
      <w:pPr>
        <w:ind w:left="1440" w:hanging="360"/>
      </w:pPr>
    </w:lvl>
    <w:lvl w:ilvl="5" w:tplc="3D7C264E">
      <w:start w:val="1"/>
      <w:numFmt w:val="decimal"/>
      <w:lvlText w:val="(%6)"/>
      <w:lvlJc w:val="left"/>
      <w:pPr>
        <w:ind w:left="1440" w:hanging="360"/>
      </w:pPr>
    </w:lvl>
    <w:lvl w:ilvl="6" w:tplc="05B2BEE2">
      <w:start w:val="1"/>
      <w:numFmt w:val="decimal"/>
      <w:lvlText w:val="(%7)"/>
      <w:lvlJc w:val="left"/>
      <w:pPr>
        <w:ind w:left="1440" w:hanging="360"/>
      </w:pPr>
    </w:lvl>
    <w:lvl w:ilvl="7" w:tplc="733AD5F8">
      <w:start w:val="1"/>
      <w:numFmt w:val="decimal"/>
      <w:lvlText w:val="(%8)"/>
      <w:lvlJc w:val="left"/>
      <w:pPr>
        <w:ind w:left="1440" w:hanging="360"/>
      </w:pPr>
    </w:lvl>
    <w:lvl w:ilvl="8" w:tplc="44D2A046">
      <w:start w:val="1"/>
      <w:numFmt w:val="decimal"/>
      <w:lvlText w:val="(%9)"/>
      <w:lvlJc w:val="left"/>
      <w:pPr>
        <w:ind w:left="1440" w:hanging="360"/>
      </w:pPr>
    </w:lvl>
  </w:abstractNum>
  <w:abstractNum w:abstractNumId="22" w15:restartNumberingAfterBreak="0">
    <w:nsid w:val="44E53A1E"/>
    <w:multiLevelType w:val="hybridMultilevel"/>
    <w:tmpl w:val="7E16B266"/>
    <w:lvl w:ilvl="0" w:tplc="8D5EDACC">
      <w:start w:val="1"/>
      <w:numFmt w:val="bullet"/>
      <w:lvlText w:val="•"/>
      <w:lvlJc w:val="left"/>
      <w:pPr>
        <w:ind w:left="36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1" w:tplc="87DC7E44">
      <w:start w:val="1"/>
      <w:numFmt w:val="bullet"/>
      <w:lvlText w:val="o"/>
      <w:lvlJc w:val="left"/>
      <w:pPr>
        <w:ind w:left="108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2" w:tplc="8F563E32">
      <w:start w:val="1"/>
      <w:numFmt w:val="bullet"/>
      <w:lvlText w:val="▪"/>
      <w:lvlJc w:val="left"/>
      <w:pPr>
        <w:ind w:left="180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3" w:tplc="6954164A">
      <w:start w:val="1"/>
      <w:numFmt w:val="bullet"/>
      <w:lvlText w:val="•"/>
      <w:lvlJc w:val="left"/>
      <w:pPr>
        <w:ind w:left="252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4" w:tplc="72A6D882">
      <w:start w:val="1"/>
      <w:numFmt w:val="bullet"/>
      <w:lvlText w:val="o"/>
      <w:lvlJc w:val="left"/>
      <w:pPr>
        <w:ind w:left="324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5" w:tplc="A6323C2A">
      <w:start w:val="1"/>
      <w:numFmt w:val="bullet"/>
      <w:lvlText w:val="▪"/>
      <w:lvlJc w:val="left"/>
      <w:pPr>
        <w:ind w:left="396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6" w:tplc="686C85C4">
      <w:start w:val="1"/>
      <w:numFmt w:val="bullet"/>
      <w:lvlText w:val="•"/>
      <w:lvlJc w:val="left"/>
      <w:pPr>
        <w:ind w:left="468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7" w:tplc="2B68A5C0">
      <w:start w:val="1"/>
      <w:numFmt w:val="bullet"/>
      <w:lvlText w:val="o"/>
      <w:lvlJc w:val="left"/>
      <w:pPr>
        <w:ind w:left="540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8" w:tplc="253CEF4A">
      <w:start w:val="1"/>
      <w:numFmt w:val="bullet"/>
      <w:lvlText w:val="▪"/>
      <w:lvlJc w:val="left"/>
      <w:pPr>
        <w:ind w:left="612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abstractNum>
  <w:abstractNum w:abstractNumId="23" w15:restartNumberingAfterBreak="0">
    <w:nsid w:val="4538473D"/>
    <w:multiLevelType w:val="hybridMultilevel"/>
    <w:tmpl w:val="0F70A246"/>
    <w:lvl w:ilvl="0" w:tplc="E62E1D5C">
      <w:start w:val="1"/>
      <w:numFmt w:val="decimal"/>
      <w:lvlText w:val="(%1)"/>
      <w:lvlJc w:val="left"/>
      <w:pPr>
        <w:ind w:left="1440" w:hanging="360"/>
      </w:pPr>
    </w:lvl>
    <w:lvl w:ilvl="1" w:tplc="E542B398">
      <w:start w:val="1"/>
      <w:numFmt w:val="bullet"/>
      <w:lvlText w:val=""/>
      <w:lvlJc w:val="left"/>
      <w:pPr>
        <w:ind w:left="1800" w:hanging="360"/>
      </w:pPr>
      <w:rPr>
        <w:rFonts w:ascii="Symbol" w:hAnsi="Symbol"/>
      </w:rPr>
    </w:lvl>
    <w:lvl w:ilvl="2" w:tplc="D53CD86C">
      <w:start w:val="1"/>
      <w:numFmt w:val="decimal"/>
      <w:lvlText w:val="(%3)"/>
      <w:lvlJc w:val="left"/>
      <w:pPr>
        <w:ind w:left="1440" w:hanging="360"/>
      </w:pPr>
    </w:lvl>
    <w:lvl w:ilvl="3" w:tplc="540E22F2">
      <w:start w:val="1"/>
      <w:numFmt w:val="decimal"/>
      <w:lvlText w:val="(%4)"/>
      <w:lvlJc w:val="left"/>
      <w:pPr>
        <w:ind w:left="1440" w:hanging="360"/>
      </w:pPr>
    </w:lvl>
    <w:lvl w:ilvl="4" w:tplc="0198791C">
      <w:start w:val="1"/>
      <w:numFmt w:val="decimal"/>
      <w:lvlText w:val="(%5)"/>
      <w:lvlJc w:val="left"/>
      <w:pPr>
        <w:ind w:left="1440" w:hanging="360"/>
      </w:pPr>
    </w:lvl>
    <w:lvl w:ilvl="5" w:tplc="8A6CBD02">
      <w:start w:val="1"/>
      <w:numFmt w:val="decimal"/>
      <w:lvlText w:val="(%6)"/>
      <w:lvlJc w:val="left"/>
      <w:pPr>
        <w:ind w:left="1440" w:hanging="360"/>
      </w:pPr>
    </w:lvl>
    <w:lvl w:ilvl="6" w:tplc="691235B6">
      <w:start w:val="1"/>
      <w:numFmt w:val="decimal"/>
      <w:lvlText w:val="(%7)"/>
      <w:lvlJc w:val="left"/>
      <w:pPr>
        <w:ind w:left="1440" w:hanging="360"/>
      </w:pPr>
    </w:lvl>
    <w:lvl w:ilvl="7" w:tplc="EDDCBB22">
      <w:start w:val="1"/>
      <w:numFmt w:val="decimal"/>
      <w:lvlText w:val="(%8)"/>
      <w:lvlJc w:val="left"/>
      <w:pPr>
        <w:ind w:left="1440" w:hanging="360"/>
      </w:pPr>
    </w:lvl>
    <w:lvl w:ilvl="8" w:tplc="C02CF22E">
      <w:start w:val="1"/>
      <w:numFmt w:val="decimal"/>
      <w:lvlText w:val="(%9)"/>
      <w:lvlJc w:val="left"/>
      <w:pPr>
        <w:ind w:left="1440" w:hanging="360"/>
      </w:pPr>
    </w:lvl>
  </w:abstractNum>
  <w:abstractNum w:abstractNumId="24" w15:restartNumberingAfterBreak="0">
    <w:nsid w:val="48AB04C8"/>
    <w:multiLevelType w:val="hybridMultilevel"/>
    <w:tmpl w:val="3AA05966"/>
    <w:lvl w:ilvl="0" w:tplc="163EB440">
      <w:start w:val="1"/>
      <w:numFmt w:val="decimal"/>
      <w:lvlText w:val="(%1)"/>
      <w:lvlJc w:val="left"/>
      <w:pPr>
        <w:ind w:left="1440" w:hanging="360"/>
      </w:pPr>
    </w:lvl>
    <w:lvl w:ilvl="1" w:tplc="8E56F57A">
      <w:start w:val="1"/>
      <w:numFmt w:val="decimal"/>
      <w:lvlText w:val="(%2)"/>
      <w:lvlJc w:val="left"/>
      <w:pPr>
        <w:ind w:left="1440" w:hanging="360"/>
      </w:pPr>
    </w:lvl>
    <w:lvl w:ilvl="2" w:tplc="CB480D9C">
      <w:start w:val="1"/>
      <w:numFmt w:val="decimal"/>
      <w:lvlText w:val="(%3)"/>
      <w:lvlJc w:val="left"/>
      <w:pPr>
        <w:ind w:left="1440" w:hanging="360"/>
      </w:pPr>
    </w:lvl>
    <w:lvl w:ilvl="3" w:tplc="97948ADA">
      <w:start w:val="1"/>
      <w:numFmt w:val="decimal"/>
      <w:lvlText w:val="(%4)"/>
      <w:lvlJc w:val="left"/>
      <w:pPr>
        <w:ind w:left="1440" w:hanging="360"/>
      </w:pPr>
    </w:lvl>
    <w:lvl w:ilvl="4" w:tplc="48C4F858">
      <w:start w:val="1"/>
      <w:numFmt w:val="decimal"/>
      <w:lvlText w:val="(%5)"/>
      <w:lvlJc w:val="left"/>
      <w:pPr>
        <w:ind w:left="1440" w:hanging="360"/>
      </w:pPr>
    </w:lvl>
    <w:lvl w:ilvl="5" w:tplc="D32CB66E">
      <w:start w:val="1"/>
      <w:numFmt w:val="decimal"/>
      <w:lvlText w:val="(%6)"/>
      <w:lvlJc w:val="left"/>
      <w:pPr>
        <w:ind w:left="1440" w:hanging="360"/>
      </w:pPr>
    </w:lvl>
    <w:lvl w:ilvl="6" w:tplc="1CE4BF88">
      <w:start w:val="1"/>
      <w:numFmt w:val="decimal"/>
      <w:lvlText w:val="(%7)"/>
      <w:lvlJc w:val="left"/>
      <w:pPr>
        <w:ind w:left="1440" w:hanging="360"/>
      </w:pPr>
    </w:lvl>
    <w:lvl w:ilvl="7" w:tplc="79F8B314">
      <w:start w:val="1"/>
      <w:numFmt w:val="decimal"/>
      <w:lvlText w:val="(%8)"/>
      <w:lvlJc w:val="left"/>
      <w:pPr>
        <w:ind w:left="1440" w:hanging="360"/>
      </w:pPr>
    </w:lvl>
    <w:lvl w:ilvl="8" w:tplc="9D343BC2">
      <w:start w:val="1"/>
      <w:numFmt w:val="decimal"/>
      <w:lvlText w:val="(%9)"/>
      <w:lvlJc w:val="left"/>
      <w:pPr>
        <w:ind w:left="1440" w:hanging="360"/>
      </w:pPr>
    </w:lvl>
  </w:abstractNum>
  <w:abstractNum w:abstractNumId="25" w15:restartNumberingAfterBreak="0">
    <w:nsid w:val="48F06443"/>
    <w:multiLevelType w:val="hybridMultilevel"/>
    <w:tmpl w:val="ADE250FE"/>
    <w:lvl w:ilvl="0" w:tplc="F5E290C4">
      <w:start w:val="1"/>
      <w:numFmt w:val="decimal"/>
      <w:lvlText w:val="(%1)"/>
      <w:lvlJc w:val="left"/>
      <w:pPr>
        <w:ind w:left="1440" w:hanging="360"/>
      </w:pPr>
    </w:lvl>
    <w:lvl w:ilvl="1" w:tplc="A070832C">
      <w:start w:val="1"/>
      <w:numFmt w:val="bullet"/>
      <w:lvlText w:val=""/>
      <w:lvlJc w:val="left"/>
      <w:pPr>
        <w:ind w:left="1800" w:hanging="360"/>
      </w:pPr>
      <w:rPr>
        <w:rFonts w:ascii="Symbol" w:hAnsi="Symbol"/>
      </w:rPr>
    </w:lvl>
    <w:lvl w:ilvl="2" w:tplc="19648676">
      <w:start w:val="1"/>
      <w:numFmt w:val="decimal"/>
      <w:lvlText w:val="(%3)"/>
      <w:lvlJc w:val="left"/>
      <w:pPr>
        <w:ind w:left="1440" w:hanging="360"/>
      </w:pPr>
    </w:lvl>
    <w:lvl w:ilvl="3" w:tplc="EE3AB1EA">
      <w:start w:val="1"/>
      <w:numFmt w:val="decimal"/>
      <w:lvlText w:val="(%4)"/>
      <w:lvlJc w:val="left"/>
      <w:pPr>
        <w:ind w:left="1440" w:hanging="360"/>
      </w:pPr>
    </w:lvl>
    <w:lvl w:ilvl="4" w:tplc="FC12C38A">
      <w:start w:val="1"/>
      <w:numFmt w:val="decimal"/>
      <w:lvlText w:val="(%5)"/>
      <w:lvlJc w:val="left"/>
      <w:pPr>
        <w:ind w:left="1440" w:hanging="360"/>
      </w:pPr>
    </w:lvl>
    <w:lvl w:ilvl="5" w:tplc="2FB6A594">
      <w:start w:val="1"/>
      <w:numFmt w:val="decimal"/>
      <w:lvlText w:val="(%6)"/>
      <w:lvlJc w:val="left"/>
      <w:pPr>
        <w:ind w:left="1440" w:hanging="360"/>
      </w:pPr>
    </w:lvl>
    <w:lvl w:ilvl="6" w:tplc="B46C2C46">
      <w:start w:val="1"/>
      <w:numFmt w:val="decimal"/>
      <w:lvlText w:val="(%7)"/>
      <w:lvlJc w:val="left"/>
      <w:pPr>
        <w:ind w:left="1440" w:hanging="360"/>
      </w:pPr>
    </w:lvl>
    <w:lvl w:ilvl="7" w:tplc="D500EE92">
      <w:start w:val="1"/>
      <w:numFmt w:val="decimal"/>
      <w:lvlText w:val="(%8)"/>
      <w:lvlJc w:val="left"/>
      <w:pPr>
        <w:ind w:left="1440" w:hanging="360"/>
      </w:pPr>
    </w:lvl>
    <w:lvl w:ilvl="8" w:tplc="EEB06FC2">
      <w:start w:val="1"/>
      <w:numFmt w:val="decimal"/>
      <w:lvlText w:val="(%9)"/>
      <w:lvlJc w:val="left"/>
      <w:pPr>
        <w:ind w:left="1440" w:hanging="360"/>
      </w:pPr>
    </w:lvl>
  </w:abstractNum>
  <w:abstractNum w:abstractNumId="26" w15:restartNumberingAfterBreak="0">
    <w:nsid w:val="4919764B"/>
    <w:multiLevelType w:val="hybridMultilevel"/>
    <w:tmpl w:val="C4CC7538"/>
    <w:lvl w:ilvl="0" w:tplc="60C86408">
      <w:start w:val="1"/>
      <w:numFmt w:val="decimal"/>
      <w:lvlText w:val="%1."/>
      <w:lvlJc w:val="left"/>
      <w:pPr>
        <w:ind w:left="1440" w:hanging="360"/>
      </w:pPr>
    </w:lvl>
    <w:lvl w:ilvl="1" w:tplc="1240672E">
      <w:start w:val="1"/>
      <w:numFmt w:val="decimal"/>
      <w:lvlText w:val="%2."/>
      <w:lvlJc w:val="left"/>
      <w:pPr>
        <w:ind w:left="1440" w:hanging="360"/>
      </w:pPr>
    </w:lvl>
    <w:lvl w:ilvl="2" w:tplc="E94C8C10">
      <w:start w:val="1"/>
      <w:numFmt w:val="decimal"/>
      <w:lvlText w:val="%3."/>
      <w:lvlJc w:val="left"/>
      <w:pPr>
        <w:ind w:left="1440" w:hanging="360"/>
      </w:pPr>
    </w:lvl>
    <w:lvl w:ilvl="3" w:tplc="D1EC07C2">
      <w:start w:val="1"/>
      <w:numFmt w:val="decimal"/>
      <w:lvlText w:val="%4."/>
      <w:lvlJc w:val="left"/>
      <w:pPr>
        <w:ind w:left="1440" w:hanging="360"/>
      </w:pPr>
    </w:lvl>
    <w:lvl w:ilvl="4" w:tplc="DDFA8124">
      <w:start w:val="1"/>
      <w:numFmt w:val="decimal"/>
      <w:lvlText w:val="%5."/>
      <w:lvlJc w:val="left"/>
      <w:pPr>
        <w:ind w:left="1440" w:hanging="360"/>
      </w:pPr>
    </w:lvl>
    <w:lvl w:ilvl="5" w:tplc="AC70E088">
      <w:start w:val="1"/>
      <w:numFmt w:val="decimal"/>
      <w:lvlText w:val="%6."/>
      <w:lvlJc w:val="left"/>
      <w:pPr>
        <w:ind w:left="1440" w:hanging="360"/>
      </w:pPr>
    </w:lvl>
    <w:lvl w:ilvl="6" w:tplc="4F12CC0C">
      <w:start w:val="1"/>
      <w:numFmt w:val="decimal"/>
      <w:lvlText w:val="%7."/>
      <w:lvlJc w:val="left"/>
      <w:pPr>
        <w:ind w:left="1440" w:hanging="360"/>
      </w:pPr>
    </w:lvl>
    <w:lvl w:ilvl="7" w:tplc="839EDFC8">
      <w:start w:val="1"/>
      <w:numFmt w:val="decimal"/>
      <w:lvlText w:val="%8."/>
      <w:lvlJc w:val="left"/>
      <w:pPr>
        <w:ind w:left="1440" w:hanging="360"/>
      </w:pPr>
    </w:lvl>
    <w:lvl w:ilvl="8" w:tplc="802A5196">
      <w:start w:val="1"/>
      <w:numFmt w:val="decimal"/>
      <w:lvlText w:val="%9."/>
      <w:lvlJc w:val="left"/>
      <w:pPr>
        <w:ind w:left="1440" w:hanging="360"/>
      </w:pPr>
    </w:lvl>
  </w:abstractNum>
  <w:abstractNum w:abstractNumId="27" w15:restartNumberingAfterBreak="0">
    <w:nsid w:val="49311038"/>
    <w:multiLevelType w:val="hybridMultilevel"/>
    <w:tmpl w:val="ABB0FD0E"/>
    <w:lvl w:ilvl="0" w:tplc="C7FCA6B4">
      <w:start w:val="1"/>
      <w:numFmt w:val="decimal"/>
      <w:lvlText w:val="%1."/>
      <w:lvlJc w:val="left"/>
      <w:pPr>
        <w:ind w:left="1440" w:hanging="360"/>
      </w:pPr>
    </w:lvl>
    <w:lvl w:ilvl="1" w:tplc="C93E0764">
      <w:start w:val="1"/>
      <w:numFmt w:val="decimal"/>
      <w:lvlText w:val="%2."/>
      <w:lvlJc w:val="left"/>
      <w:pPr>
        <w:ind w:left="1440" w:hanging="360"/>
      </w:pPr>
    </w:lvl>
    <w:lvl w:ilvl="2" w:tplc="FC2E3A08">
      <w:start w:val="1"/>
      <w:numFmt w:val="decimal"/>
      <w:lvlText w:val="%3."/>
      <w:lvlJc w:val="left"/>
      <w:pPr>
        <w:ind w:left="1440" w:hanging="360"/>
      </w:pPr>
    </w:lvl>
    <w:lvl w:ilvl="3" w:tplc="8CC848B6">
      <w:start w:val="1"/>
      <w:numFmt w:val="decimal"/>
      <w:lvlText w:val="%4."/>
      <w:lvlJc w:val="left"/>
      <w:pPr>
        <w:ind w:left="1440" w:hanging="360"/>
      </w:pPr>
    </w:lvl>
    <w:lvl w:ilvl="4" w:tplc="BD8408F0">
      <w:start w:val="1"/>
      <w:numFmt w:val="decimal"/>
      <w:lvlText w:val="%5."/>
      <w:lvlJc w:val="left"/>
      <w:pPr>
        <w:ind w:left="1440" w:hanging="360"/>
      </w:pPr>
    </w:lvl>
    <w:lvl w:ilvl="5" w:tplc="1FE27DE2">
      <w:start w:val="1"/>
      <w:numFmt w:val="decimal"/>
      <w:lvlText w:val="%6."/>
      <w:lvlJc w:val="left"/>
      <w:pPr>
        <w:ind w:left="1440" w:hanging="360"/>
      </w:pPr>
    </w:lvl>
    <w:lvl w:ilvl="6" w:tplc="A6DCD414">
      <w:start w:val="1"/>
      <w:numFmt w:val="decimal"/>
      <w:lvlText w:val="%7."/>
      <w:lvlJc w:val="left"/>
      <w:pPr>
        <w:ind w:left="1440" w:hanging="360"/>
      </w:pPr>
    </w:lvl>
    <w:lvl w:ilvl="7" w:tplc="B6067314">
      <w:start w:val="1"/>
      <w:numFmt w:val="decimal"/>
      <w:lvlText w:val="%8."/>
      <w:lvlJc w:val="left"/>
      <w:pPr>
        <w:ind w:left="1440" w:hanging="360"/>
      </w:pPr>
    </w:lvl>
    <w:lvl w:ilvl="8" w:tplc="510CC39C">
      <w:start w:val="1"/>
      <w:numFmt w:val="decimal"/>
      <w:lvlText w:val="%9."/>
      <w:lvlJc w:val="left"/>
      <w:pPr>
        <w:ind w:left="1440" w:hanging="360"/>
      </w:pPr>
    </w:lvl>
  </w:abstractNum>
  <w:abstractNum w:abstractNumId="28" w15:restartNumberingAfterBreak="0">
    <w:nsid w:val="4E4459EC"/>
    <w:multiLevelType w:val="hybridMultilevel"/>
    <w:tmpl w:val="0F628294"/>
    <w:lvl w:ilvl="0" w:tplc="FF0049B4">
      <w:start w:val="1"/>
      <w:numFmt w:val="decimal"/>
      <w:lvlText w:val="%1."/>
      <w:lvlJc w:val="left"/>
      <w:pPr>
        <w:ind w:left="1440" w:hanging="360"/>
      </w:pPr>
    </w:lvl>
    <w:lvl w:ilvl="1" w:tplc="16B0CE42">
      <w:start w:val="1"/>
      <w:numFmt w:val="decimal"/>
      <w:lvlText w:val="%2."/>
      <w:lvlJc w:val="left"/>
      <w:pPr>
        <w:ind w:left="1440" w:hanging="360"/>
      </w:pPr>
    </w:lvl>
    <w:lvl w:ilvl="2" w:tplc="515A6754">
      <w:start w:val="1"/>
      <w:numFmt w:val="decimal"/>
      <w:lvlText w:val="%3."/>
      <w:lvlJc w:val="left"/>
      <w:pPr>
        <w:ind w:left="1440" w:hanging="360"/>
      </w:pPr>
    </w:lvl>
    <w:lvl w:ilvl="3" w:tplc="A1F01462">
      <w:start w:val="1"/>
      <w:numFmt w:val="decimal"/>
      <w:lvlText w:val="%4."/>
      <w:lvlJc w:val="left"/>
      <w:pPr>
        <w:ind w:left="1440" w:hanging="360"/>
      </w:pPr>
    </w:lvl>
    <w:lvl w:ilvl="4" w:tplc="5C06B580">
      <w:start w:val="1"/>
      <w:numFmt w:val="decimal"/>
      <w:lvlText w:val="%5."/>
      <w:lvlJc w:val="left"/>
      <w:pPr>
        <w:ind w:left="1440" w:hanging="360"/>
      </w:pPr>
    </w:lvl>
    <w:lvl w:ilvl="5" w:tplc="5C0CCAAE">
      <w:start w:val="1"/>
      <w:numFmt w:val="decimal"/>
      <w:lvlText w:val="%6."/>
      <w:lvlJc w:val="left"/>
      <w:pPr>
        <w:ind w:left="1440" w:hanging="360"/>
      </w:pPr>
    </w:lvl>
    <w:lvl w:ilvl="6" w:tplc="FDEC019C">
      <w:start w:val="1"/>
      <w:numFmt w:val="decimal"/>
      <w:lvlText w:val="%7."/>
      <w:lvlJc w:val="left"/>
      <w:pPr>
        <w:ind w:left="1440" w:hanging="360"/>
      </w:pPr>
    </w:lvl>
    <w:lvl w:ilvl="7" w:tplc="299807A8">
      <w:start w:val="1"/>
      <w:numFmt w:val="decimal"/>
      <w:lvlText w:val="%8."/>
      <w:lvlJc w:val="left"/>
      <w:pPr>
        <w:ind w:left="1440" w:hanging="360"/>
      </w:pPr>
    </w:lvl>
    <w:lvl w:ilvl="8" w:tplc="3280C54E">
      <w:start w:val="1"/>
      <w:numFmt w:val="decimal"/>
      <w:lvlText w:val="%9."/>
      <w:lvlJc w:val="left"/>
      <w:pPr>
        <w:ind w:left="1440" w:hanging="360"/>
      </w:pPr>
    </w:lvl>
  </w:abstractNum>
  <w:abstractNum w:abstractNumId="29" w15:restartNumberingAfterBreak="0">
    <w:nsid w:val="511C590E"/>
    <w:multiLevelType w:val="hybridMultilevel"/>
    <w:tmpl w:val="70BEC548"/>
    <w:lvl w:ilvl="0" w:tplc="D0E2EC72">
      <w:start w:val="1"/>
      <w:numFmt w:val="bullet"/>
      <w:lvlText w:val="•"/>
      <w:lvlJc w:val="left"/>
      <w:pPr>
        <w:ind w:left="36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1" w:tplc="7930C816">
      <w:start w:val="1"/>
      <w:numFmt w:val="bullet"/>
      <w:lvlText w:val="o"/>
      <w:lvlJc w:val="left"/>
      <w:pPr>
        <w:ind w:left="108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2" w:tplc="AD6C8014">
      <w:start w:val="1"/>
      <w:numFmt w:val="bullet"/>
      <w:lvlText w:val="▪"/>
      <w:lvlJc w:val="left"/>
      <w:pPr>
        <w:ind w:left="180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3" w:tplc="0434A228">
      <w:start w:val="1"/>
      <w:numFmt w:val="bullet"/>
      <w:lvlText w:val="•"/>
      <w:lvlJc w:val="left"/>
      <w:pPr>
        <w:ind w:left="252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4" w:tplc="6AEC7A2A">
      <w:start w:val="1"/>
      <w:numFmt w:val="bullet"/>
      <w:lvlText w:val="o"/>
      <w:lvlJc w:val="left"/>
      <w:pPr>
        <w:ind w:left="324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5" w:tplc="0450C636">
      <w:start w:val="1"/>
      <w:numFmt w:val="bullet"/>
      <w:lvlText w:val="▪"/>
      <w:lvlJc w:val="left"/>
      <w:pPr>
        <w:ind w:left="396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6" w:tplc="8E643D3E">
      <w:start w:val="1"/>
      <w:numFmt w:val="bullet"/>
      <w:lvlText w:val="•"/>
      <w:lvlJc w:val="left"/>
      <w:pPr>
        <w:ind w:left="468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7" w:tplc="D7128A8A">
      <w:start w:val="1"/>
      <w:numFmt w:val="bullet"/>
      <w:lvlText w:val="o"/>
      <w:lvlJc w:val="left"/>
      <w:pPr>
        <w:ind w:left="540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8" w:tplc="6CEAACB2">
      <w:start w:val="1"/>
      <w:numFmt w:val="bullet"/>
      <w:lvlText w:val="▪"/>
      <w:lvlJc w:val="left"/>
      <w:pPr>
        <w:ind w:left="612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abstractNum>
  <w:abstractNum w:abstractNumId="30" w15:restartNumberingAfterBreak="0">
    <w:nsid w:val="515D2C30"/>
    <w:multiLevelType w:val="hybridMultilevel"/>
    <w:tmpl w:val="D5AE15F2"/>
    <w:lvl w:ilvl="0" w:tplc="6AB4E3F2">
      <w:start w:val="1"/>
      <w:numFmt w:val="bullet"/>
      <w:lvlText w:val=""/>
      <w:lvlJc w:val="left"/>
      <w:pPr>
        <w:ind w:left="1080" w:hanging="360"/>
      </w:pPr>
      <w:rPr>
        <w:rFonts w:ascii="Symbol" w:hAnsi="Symbol"/>
      </w:rPr>
    </w:lvl>
    <w:lvl w:ilvl="1" w:tplc="56B6DE74">
      <w:start w:val="1"/>
      <w:numFmt w:val="bullet"/>
      <w:lvlText w:val=""/>
      <w:lvlJc w:val="left"/>
      <w:pPr>
        <w:ind w:left="1080" w:hanging="360"/>
      </w:pPr>
      <w:rPr>
        <w:rFonts w:ascii="Symbol" w:hAnsi="Symbol"/>
      </w:rPr>
    </w:lvl>
    <w:lvl w:ilvl="2" w:tplc="9F6EE8EA">
      <w:start w:val="1"/>
      <w:numFmt w:val="bullet"/>
      <w:lvlText w:val=""/>
      <w:lvlJc w:val="left"/>
      <w:pPr>
        <w:ind w:left="1080" w:hanging="360"/>
      </w:pPr>
      <w:rPr>
        <w:rFonts w:ascii="Symbol" w:hAnsi="Symbol"/>
      </w:rPr>
    </w:lvl>
    <w:lvl w:ilvl="3" w:tplc="022EE732">
      <w:start w:val="1"/>
      <w:numFmt w:val="bullet"/>
      <w:lvlText w:val=""/>
      <w:lvlJc w:val="left"/>
      <w:pPr>
        <w:ind w:left="1080" w:hanging="360"/>
      </w:pPr>
      <w:rPr>
        <w:rFonts w:ascii="Symbol" w:hAnsi="Symbol"/>
      </w:rPr>
    </w:lvl>
    <w:lvl w:ilvl="4" w:tplc="1D1072DA">
      <w:start w:val="1"/>
      <w:numFmt w:val="bullet"/>
      <w:lvlText w:val=""/>
      <w:lvlJc w:val="left"/>
      <w:pPr>
        <w:ind w:left="1080" w:hanging="360"/>
      </w:pPr>
      <w:rPr>
        <w:rFonts w:ascii="Symbol" w:hAnsi="Symbol"/>
      </w:rPr>
    </w:lvl>
    <w:lvl w:ilvl="5" w:tplc="9C144284">
      <w:start w:val="1"/>
      <w:numFmt w:val="bullet"/>
      <w:lvlText w:val=""/>
      <w:lvlJc w:val="left"/>
      <w:pPr>
        <w:ind w:left="1080" w:hanging="360"/>
      </w:pPr>
      <w:rPr>
        <w:rFonts w:ascii="Symbol" w:hAnsi="Symbol"/>
      </w:rPr>
    </w:lvl>
    <w:lvl w:ilvl="6" w:tplc="0C1250FA">
      <w:start w:val="1"/>
      <w:numFmt w:val="bullet"/>
      <w:lvlText w:val=""/>
      <w:lvlJc w:val="left"/>
      <w:pPr>
        <w:ind w:left="1080" w:hanging="360"/>
      </w:pPr>
      <w:rPr>
        <w:rFonts w:ascii="Symbol" w:hAnsi="Symbol"/>
      </w:rPr>
    </w:lvl>
    <w:lvl w:ilvl="7" w:tplc="F3688910">
      <w:start w:val="1"/>
      <w:numFmt w:val="bullet"/>
      <w:lvlText w:val=""/>
      <w:lvlJc w:val="left"/>
      <w:pPr>
        <w:ind w:left="1080" w:hanging="360"/>
      </w:pPr>
      <w:rPr>
        <w:rFonts w:ascii="Symbol" w:hAnsi="Symbol"/>
      </w:rPr>
    </w:lvl>
    <w:lvl w:ilvl="8" w:tplc="ACB4FA46">
      <w:start w:val="1"/>
      <w:numFmt w:val="bullet"/>
      <w:lvlText w:val=""/>
      <w:lvlJc w:val="left"/>
      <w:pPr>
        <w:ind w:left="1080" w:hanging="360"/>
      </w:pPr>
      <w:rPr>
        <w:rFonts w:ascii="Symbol" w:hAnsi="Symbol"/>
      </w:rPr>
    </w:lvl>
  </w:abstractNum>
  <w:abstractNum w:abstractNumId="31" w15:restartNumberingAfterBreak="0">
    <w:nsid w:val="531D546E"/>
    <w:multiLevelType w:val="hybridMultilevel"/>
    <w:tmpl w:val="6F64AE5E"/>
    <w:lvl w:ilvl="0" w:tplc="D55A62A8">
      <w:start w:val="1"/>
      <w:numFmt w:val="decimal"/>
      <w:lvlText w:val="%1."/>
      <w:lvlJc w:val="left"/>
      <w:pPr>
        <w:ind w:left="1440" w:hanging="360"/>
      </w:pPr>
    </w:lvl>
    <w:lvl w:ilvl="1" w:tplc="2774FA04">
      <w:start w:val="1"/>
      <w:numFmt w:val="decimal"/>
      <w:lvlText w:val="%2."/>
      <w:lvlJc w:val="left"/>
      <w:pPr>
        <w:ind w:left="1440" w:hanging="360"/>
      </w:pPr>
    </w:lvl>
    <w:lvl w:ilvl="2" w:tplc="179E8B80">
      <w:start w:val="1"/>
      <w:numFmt w:val="decimal"/>
      <w:lvlText w:val="%3."/>
      <w:lvlJc w:val="left"/>
      <w:pPr>
        <w:ind w:left="1440" w:hanging="360"/>
      </w:pPr>
    </w:lvl>
    <w:lvl w:ilvl="3" w:tplc="44A6F248">
      <w:start w:val="1"/>
      <w:numFmt w:val="decimal"/>
      <w:lvlText w:val="%4."/>
      <w:lvlJc w:val="left"/>
      <w:pPr>
        <w:ind w:left="1440" w:hanging="360"/>
      </w:pPr>
    </w:lvl>
    <w:lvl w:ilvl="4" w:tplc="5F663B82">
      <w:start w:val="1"/>
      <w:numFmt w:val="decimal"/>
      <w:lvlText w:val="%5."/>
      <w:lvlJc w:val="left"/>
      <w:pPr>
        <w:ind w:left="1440" w:hanging="360"/>
      </w:pPr>
    </w:lvl>
    <w:lvl w:ilvl="5" w:tplc="5030C49A">
      <w:start w:val="1"/>
      <w:numFmt w:val="decimal"/>
      <w:lvlText w:val="%6."/>
      <w:lvlJc w:val="left"/>
      <w:pPr>
        <w:ind w:left="1440" w:hanging="360"/>
      </w:pPr>
    </w:lvl>
    <w:lvl w:ilvl="6" w:tplc="CF209A12">
      <w:start w:val="1"/>
      <w:numFmt w:val="decimal"/>
      <w:lvlText w:val="%7."/>
      <w:lvlJc w:val="left"/>
      <w:pPr>
        <w:ind w:left="1440" w:hanging="360"/>
      </w:pPr>
    </w:lvl>
    <w:lvl w:ilvl="7" w:tplc="40906724">
      <w:start w:val="1"/>
      <w:numFmt w:val="decimal"/>
      <w:lvlText w:val="%8."/>
      <w:lvlJc w:val="left"/>
      <w:pPr>
        <w:ind w:left="1440" w:hanging="360"/>
      </w:pPr>
    </w:lvl>
    <w:lvl w:ilvl="8" w:tplc="6B366662">
      <w:start w:val="1"/>
      <w:numFmt w:val="decimal"/>
      <w:lvlText w:val="%9."/>
      <w:lvlJc w:val="left"/>
      <w:pPr>
        <w:ind w:left="1440" w:hanging="360"/>
      </w:pPr>
    </w:lvl>
  </w:abstractNum>
  <w:abstractNum w:abstractNumId="32" w15:restartNumberingAfterBreak="0">
    <w:nsid w:val="54436598"/>
    <w:multiLevelType w:val="hybridMultilevel"/>
    <w:tmpl w:val="9AFEA7DC"/>
    <w:lvl w:ilvl="0" w:tplc="4F725E14">
      <w:start w:val="1"/>
      <w:numFmt w:val="decimal"/>
      <w:lvlText w:val="%1."/>
      <w:lvlJc w:val="left"/>
      <w:pPr>
        <w:ind w:left="1440" w:hanging="360"/>
      </w:pPr>
    </w:lvl>
    <w:lvl w:ilvl="1" w:tplc="9126E3C8">
      <w:start w:val="1"/>
      <w:numFmt w:val="decimal"/>
      <w:lvlText w:val="%2."/>
      <w:lvlJc w:val="left"/>
      <w:pPr>
        <w:ind w:left="1440" w:hanging="360"/>
      </w:pPr>
    </w:lvl>
    <w:lvl w:ilvl="2" w:tplc="291207F6">
      <w:start w:val="1"/>
      <w:numFmt w:val="decimal"/>
      <w:lvlText w:val="%3."/>
      <w:lvlJc w:val="left"/>
      <w:pPr>
        <w:ind w:left="1440" w:hanging="360"/>
      </w:pPr>
    </w:lvl>
    <w:lvl w:ilvl="3" w:tplc="A9B64552">
      <w:start w:val="1"/>
      <w:numFmt w:val="decimal"/>
      <w:lvlText w:val="%4."/>
      <w:lvlJc w:val="left"/>
      <w:pPr>
        <w:ind w:left="1440" w:hanging="360"/>
      </w:pPr>
    </w:lvl>
    <w:lvl w:ilvl="4" w:tplc="CCA0B31A">
      <w:start w:val="1"/>
      <w:numFmt w:val="decimal"/>
      <w:lvlText w:val="%5."/>
      <w:lvlJc w:val="left"/>
      <w:pPr>
        <w:ind w:left="1440" w:hanging="360"/>
      </w:pPr>
    </w:lvl>
    <w:lvl w:ilvl="5" w:tplc="7FA2CEF0">
      <w:start w:val="1"/>
      <w:numFmt w:val="decimal"/>
      <w:lvlText w:val="%6."/>
      <w:lvlJc w:val="left"/>
      <w:pPr>
        <w:ind w:left="1440" w:hanging="360"/>
      </w:pPr>
    </w:lvl>
    <w:lvl w:ilvl="6" w:tplc="4BEAB39E">
      <w:start w:val="1"/>
      <w:numFmt w:val="decimal"/>
      <w:lvlText w:val="%7."/>
      <w:lvlJc w:val="left"/>
      <w:pPr>
        <w:ind w:left="1440" w:hanging="360"/>
      </w:pPr>
    </w:lvl>
    <w:lvl w:ilvl="7" w:tplc="3FC8269A">
      <w:start w:val="1"/>
      <w:numFmt w:val="decimal"/>
      <w:lvlText w:val="%8."/>
      <w:lvlJc w:val="left"/>
      <w:pPr>
        <w:ind w:left="1440" w:hanging="360"/>
      </w:pPr>
    </w:lvl>
    <w:lvl w:ilvl="8" w:tplc="2F60C952">
      <w:start w:val="1"/>
      <w:numFmt w:val="decimal"/>
      <w:lvlText w:val="%9."/>
      <w:lvlJc w:val="left"/>
      <w:pPr>
        <w:ind w:left="1440" w:hanging="360"/>
      </w:pPr>
    </w:lvl>
  </w:abstractNum>
  <w:abstractNum w:abstractNumId="33" w15:restartNumberingAfterBreak="0">
    <w:nsid w:val="54F0313C"/>
    <w:multiLevelType w:val="hybridMultilevel"/>
    <w:tmpl w:val="15081268"/>
    <w:lvl w:ilvl="0" w:tplc="8646C780">
      <w:start w:val="1"/>
      <w:numFmt w:val="decimal"/>
      <w:lvlText w:val="%1."/>
      <w:lvlJc w:val="left"/>
      <w:pPr>
        <w:ind w:left="1440" w:hanging="360"/>
      </w:pPr>
    </w:lvl>
    <w:lvl w:ilvl="1" w:tplc="19647106">
      <w:start w:val="1"/>
      <w:numFmt w:val="decimal"/>
      <w:lvlText w:val="%2."/>
      <w:lvlJc w:val="left"/>
      <w:pPr>
        <w:ind w:left="1440" w:hanging="360"/>
      </w:pPr>
    </w:lvl>
    <w:lvl w:ilvl="2" w:tplc="5746A526">
      <w:start w:val="1"/>
      <w:numFmt w:val="decimal"/>
      <w:lvlText w:val="%3."/>
      <w:lvlJc w:val="left"/>
      <w:pPr>
        <w:ind w:left="1440" w:hanging="360"/>
      </w:pPr>
    </w:lvl>
    <w:lvl w:ilvl="3" w:tplc="2DAA5CF2">
      <w:start w:val="1"/>
      <w:numFmt w:val="decimal"/>
      <w:lvlText w:val="%4."/>
      <w:lvlJc w:val="left"/>
      <w:pPr>
        <w:ind w:left="1440" w:hanging="360"/>
      </w:pPr>
    </w:lvl>
    <w:lvl w:ilvl="4" w:tplc="0E260376">
      <w:start w:val="1"/>
      <w:numFmt w:val="decimal"/>
      <w:lvlText w:val="%5."/>
      <w:lvlJc w:val="left"/>
      <w:pPr>
        <w:ind w:left="1440" w:hanging="360"/>
      </w:pPr>
    </w:lvl>
    <w:lvl w:ilvl="5" w:tplc="42ECCDD0">
      <w:start w:val="1"/>
      <w:numFmt w:val="decimal"/>
      <w:lvlText w:val="%6."/>
      <w:lvlJc w:val="left"/>
      <w:pPr>
        <w:ind w:left="1440" w:hanging="360"/>
      </w:pPr>
    </w:lvl>
    <w:lvl w:ilvl="6" w:tplc="3F18FFE6">
      <w:start w:val="1"/>
      <w:numFmt w:val="decimal"/>
      <w:lvlText w:val="%7."/>
      <w:lvlJc w:val="left"/>
      <w:pPr>
        <w:ind w:left="1440" w:hanging="360"/>
      </w:pPr>
    </w:lvl>
    <w:lvl w:ilvl="7" w:tplc="ABAEE284">
      <w:start w:val="1"/>
      <w:numFmt w:val="decimal"/>
      <w:lvlText w:val="%8."/>
      <w:lvlJc w:val="left"/>
      <w:pPr>
        <w:ind w:left="1440" w:hanging="360"/>
      </w:pPr>
    </w:lvl>
    <w:lvl w:ilvl="8" w:tplc="680ACDE2">
      <w:start w:val="1"/>
      <w:numFmt w:val="decimal"/>
      <w:lvlText w:val="%9."/>
      <w:lvlJc w:val="left"/>
      <w:pPr>
        <w:ind w:left="1440" w:hanging="360"/>
      </w:pPr>
    </w:lvl>
  </w:abstractNum>
  <w:abstractNum w:abstractNumId="34" w15:restartNumberingAfterBreak="0">
    <w:nsid w:val="56F11F01"/>
    <w:multiLevelType w:val="hybridMultilevel"/>
    <w:tmpl w:val="22EC3546"/>
    <w:lvl w:ilvl="0" w:tplc="4F2A69E4">
      <w:start w:val="1"/>
      <w:numFmt w:val="decimal"/>
      <w:lvlText w:val="(%1)"/>
      <w:lvlJc w:val="left"/>
      <w:pPr>
        <w:ind w:left="1440" w:hanging="360"/>
      </w:pPr>
    </w:lvl>
    <w:lvl w:ilvl="1" w:tplc="C9F8AD1A">
      <w:start w:val="1"/>
      <w:numFmt w:val="decimal"/>
      <w:lvlText w:val="(%2)"/>
      <w:lvlJc w:val="left"/>
      <w:pPr>
        <w:ind w:left="1440" w:hanging="360"/>
      </w:pPr>
    </w:lvl>
    <w:lvl w:ilvl="2" w:tplc="321475D2">
      <w:start w:val="1"/>
      <w:numFmt w:val="decimal"/>
      <w:lvlText w:val="(%3)"/>
      <w:lvlJc w:val="left"/>
      <w:pPr>
        <w:ind w:left="1440" w:hanging="360"/>
      </w:pPr>
    </w:lvl>
    <w:lvl w:ilvl="3" w:tplc="9C366F0A">
      <w:start w:val="1"/>
      <w:numFmt w:val="decimal"/>
      <w:lvlText w:val="(%4)"/>
      <w:lvlJc w:val="left"/>
      <w:pPr>
        <w:ind w:left="1440" w:hanging="360"/>
      </w:pPr>
    </w:lvl>
    <w:lvl w:ilvl="4" w:tplc="359AD472">
      <w:start w:val="1"/>
      <w:numFmt w:val="decimal"/>
      <w:lvlText w:val="(%5)"/>
      <w:lvlJc w:val="left"/>
      <w:pPr>
        <w:ind w:left="1440" w:hanging="360"/>
      </w:pPr>
    </w:lvl>
    <w:lvl w:ilvl="5" w:tplc="B4D25DCC">
      <w:start w:val="1"/>
      <w:numFmt w:val="decimal"/>
      <w:lvlText w:val="(%6)"/>
      <w:lvlJc w:val="left"/>
      <w:pPr>
        <w:ind w:left="1440" w:hanging="360"/>
      </w:pPr>
    </w:lvl>
    <w:lvl w:ilvl="6" w:tplc="B2982834">
      <w:start w:val="1"/>
      <w:numFmt w:val="decimal"/>
      <w:lvlText w:val="(%7)"/>
      <w:lvlJc w:val="left"/>
      <w:pPr>
        <w:ind w:left="1440" w:hanging="360"/>
      </w:pPr>
    </w:lvl>
    <w:lvl w:ilvl="7" w:tplc="C540C8CA">
      <w:start w:val="1"/>
      <w:numFmt w:val="decimal"/>
      <w:lvlText w:val="(%8)"/>
      <w:lvlJc w:val="left"/>
      <w:pPr>
        <w:ind w:left="1440" w:hanging="360"/>
      </w:pPr>
    </w:lvl>
    <w:lvl w:ilvl="8" w:tplc="9F7E4D06">
      <w:start w:val="1"/>
      <w:numFmt w:val="decimal"/>
      <w:lvlText w:val="(%9)"/>
      <w:lvlJc w:val="left"/>
      <w:pPr>
        <w:ind w:left="1440" w:hanging="360"/>
      </w:pPr>
    </w:lvl>
  </w:abstractNum>
  <w:abstractNum w:abstractNumId="35" w15:restartNumberingAfterBreak="0">
    <w:nsid w:val="669A65B6"/>
    <w:multiLevelType w:val="multilevel"/>
    <w:tmpl w:val="9B1CF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3119C0"/>
    <w:multiLevelType w:val="multilevel"/>
    <w:tmpl w:val="065E8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453853"/>
    <w:multiLevelType w:val="hybridMultilevel"/>
    <w:tmpl w:val="1F1CD5F0"/>
    <w:lvl w:ilvl="0" w:tplc="FDB00AC4">
      <w:start w:val="1"/>
      <w:numFmt w:val="decimal"/>
      <w:lvlText w:val="%1."/>
      <w:lvlJc w:val="left"/>
      <w:pPr>
        <w:ind w:left="1440" w:hanging="360"/>
      </w:pPr>
    </w:lvl>
    <w:lvl w:ilvl="1" w:tplc="8438FE30">
      <w:start w:val="1"/>
      <w:numFmt w:val="decimal"/>
      <w:lvlText w:val="%2."/>
      <w:lvlJc w:val="left"/>
      <w:pPr>
        <w:ind w:left="1440" w:hanging="360"/>
      </w:pPr>
    </w:lvl>
    <w:lvl w:ilvl="2" w:tplc="07B2AB08">
      <w:start w:val="1"/>
      <w:numFmt w:val="decimal"/>
      <w:lvlText w:val="%3."/>
      <w:lvlJc w:val="left"/>
      <w:pPr>
        <w:ind w:left="1440" w:hanging="360"/>
      </w:pPr>
    </w:lvl>
    <w:lvl w:ilvl="3" w:tplc="FAFE8D0C">
      <w:start w:val="1"/>
      <w:numFmt w:val="decimal"/>
      <w:lvlText w:val="%4."/>
      <w:lvlJc w:val="left"/>
      <w:pPr>
        <w:ind w:left="1440" w:hanging="360"/>
      </w:pPr>
    </w:lvl>
    <w:lvl w:ilvl="4" w:tplc="94C4ACEE">
      <w:start w:val="1"/>
      <w:numFmt w:val="decimal"/>
      <w:lvlText w:val="%5."/>
      <w:lvlJc w:val="left"/>
      <w:pPr>
        <w:ind w:left="1440" w:hanging="360"/>
      </w:pPr>
    </w:lvl>
    <w:lvl w:ilvl="5" w:tplc="A002D5F8">
      <w:start w:val="1"/>
      <w:numFmt w:val="decimal"/>
      <w:lvlText w:val="%6."/>
      <w:lvlJc w:val="left"/>
      <w:pPr>
        <w:ind w:left="1440" w:hanging="360"/>
      </w:pPr>
    </w:lvl>
    <w:lvl w:ilvl="6" w:tplc="4336DA3E">
      <w:start w:val="1"/>
      <w:numFmt w:val="decimal"/>
      <w:lvlText w:val="%7."/>
      <w:lvlJc w:val="left"/>
      <w:pPr>
        <w:ind w:left="1440" w:hanging="360"/>
      </w:pPr>
    </w:lvl>
    <w:lvl w:ilvl="7" w:tplc="F7481D06">
      <w:start w:val="1"/>
      <w:numFmt w:val="decimal"/>
      <w:lvlText w:val="%8."/>
      <w:lvlJc w:val="left"/>
      <w:pPr>
        <w:ind w:left="1440" w:hanging="360"/>
      </w:pPr>
    </w:lvl>
    <w:lvl w:ilvl="8" w:tplc="F1666F88">
      <w:start w:val="1"/>
      <w:numFmt w:val="decimal"/>
      <w:lvlText w:val="%9."/>
      <w:lvlJc w:val="left"/>
      <w:pPr>
        <w:ind w:left="1440" w:hanging="360"/>
      </w:pPr>
    </w:lvl>
  </w:abstractNum>
  <w:abstractNum w:abstractNumId="38" w15:restartNumberingAfterBreak="0">
    <w:nsid w:val="6A9F2111"/>
    <w:multiLevelType w:val="multilevel"/>
    <w:tmpl w:val="6352A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101622"/>
    <w:multiLevelType w:val="multilevel"/>
    <w:tmpl w:val="76087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20423F"/>
    <w:multiLevelType w:val="hybridMultilevel"/>
    <w:tmpl w:val="60889964"/>
    <w:lvl w:ilvl="0" w:tplc="37D8BB16">
      <w:start w:val="1"/>
      <w:numFmt w:val="decimal"/>
      <w:lvlText w:val="%1."/>
      <w:lvlJc w:val="left"/>
      <w:pPr>
        <w:ind w:left="1440" w:hanging="360"/>
      </w:pPr>
    </w:lvl>
    <w:lvl w:ilvl="1" w:tplc="E7065724">
      <w:start w:val="1"/>
      <w:numFmt w:val="decimal"/>
      <w:lvlText w:val="%2."/>
      <w:lvlJc w:val="left"/>
      <w:pPr>
        <w:ind w:left="1440" w:hanging="360"/>
      </w:pPr>
    </w:lvl>
    <w:lvl w:ilvl="2" w:tplc="7C88CC4A">
      <w:start w:val="1"/>
      <w:numFmt w:val="decimal"/>
      <w:lvlText w:val="%3."/>
      <w:lvlJc w:val="left"/>
      <w:pPr>
        <w:ind w:left="1440" w:hanging="360"/>
      </w:pPr>
    </w:lvl>
    <w:lvl w:ilvl="3" w:tplc="E44E1BB8">
      <w:start w:val="1"/>
      <w:numFmt w:val="decimal"/>
      <w:lvlText w:val="%4."/>
      <w:lvlJc w:val="left"/>
      <w:pPr>
        <w:ind w:left="1440" w:hanging="360"/>
      </w:pPr>
    </w:lvl>
    <w:lvl w:ilvl="4" w:tplc="D842DAC0">
      <w:start w:val="1"/>
      <w:numFmt w:val="decimal"/>
      <w:lvlText w:val="%5."/>
      <w:lvlJc w:val="left"/>
      <w:pPr>
        <w:ind w:left="1440" w:hanging="360"/>
      </w:pPr>
    </w:lvl>
    <w:lvl w:ilvl="5" w:tplc="A768DA44">
      <w:start w:val="1"/>
      <w:numFmt w:val="decimal"/>
      <w:lvlText w:val="%6."/>
      <w:lvlJc w:val="left"/>
      <w:pPr>
        <w:ind w:left="1440" w:hanging="360"/>
      </w:pPr>
    </w:lvl>
    <w:lvl w:ilvl="6" w:tplc="EE70D884">
      <w:start w:val="1"/>
      <w:numFmt w:val="decimal"/>
      <w:lvlText w:val="%7."/>
      <w:lvlJc w:val="left"/>
      <w:pPr>
        <w:ind w:left="1440" w:hanging="360"/>
      </w:pPr>
    </w:lvl>
    <w:lvl w:ilvl="7" w:tplc="DE68E000">
      <w:start w:val="1"/>
      <w:numFmt w:val="decimal"/>
      <w:lvlText w:val="%8."/>
      <w:lvlJc w:val="left"/>
      <w:pPr>
        <w:ind w:left="1440" w:hanging="360"/>
      </w:pPr>
    </w:lvl>
    <w:lvl w:ilvl="8" w:tplc="E41478FC">
      <w:start w:val="1"/>
      <w:numFmt w:val="decimal"/>
      <w:lvlText w:val="%9."/>
      <w:lvlJc w:val="left"/>
      <w:pPr>
        <w:ind w:left="1440" w:hanging="360"/>
      </w:pPr>
    </w:lvl>
  </w:abstractNum>
  <w:num w:numId="1" w16cid:durableId="1060322735">
    <w:abstractNumId w:val="29"/>
  </w:num>
  <w:num w:numId="2" w16cid:durableId="52117770">
    <w:abstractNumId w:val="22"/>
  </w:num>
  <w:num w:numId="3" w16cid:durableId="1986544513">
    <w:abstractNumId w:val="15"/>
  </w:num>
  <w:num w:numId="4" w16cid:durableId="53090621">
    <w:abstractNumId w:val="20"/>
  </w:num>
  <w:num w:numId="5" w16cid:durableId="246615086">
    <w:abstractNumId w:val="10"/>
  </w:num>
  <w:num w:numId="6" w16cid:durableId="73161806">
    <w:abstractNumId w:val="30"/>
  </w:num>
  <w:num w:numId="7" w16cid:durableId="2134320642">
    <w:abstractNumId w:val="28"/>
  </w:num>
  <w:num w:numId="8" w16cid:durableId="752363795">
    <w:abstractNumId w:val="9"/>
  </w:num>
  <w:num w:numId="9" w16cid:durableId="1761945527">
    <w:abstractNumId w:val="32"/>
  </w:num>
  <w:num w:numId="10" w16cid:durableId="1992558250">
    <w:abstractNumId w:val="18"/>
  </w:num>
  <w:num w:numId="11" w16cid:durableId="38940995">
    <w:abstractNumId w:val="7"/>
  </w:num>
  <w:num w:numId="12" w16cid:durableId="1635059847">
    <w:abstractNumId w:val="16"/>
  </w:num>
  <w:num w:numId="13" w16cid:durableId="295305552">
    <w:abstractNumId w:val="31"/>
  </w:num>
  <w:num w:numId="14" w16cid:durableId="1041057556">
    <w:abstractNumId w:val="14"/>
  </w:num>
  <w:num w:numId="15" w16cid:durableId="29695600">
    <w:abstractNumId w:val="2"/>
  </w:num>
  <w:num w:numId="16" w16cid:durableId="368266573">
    <w:abstractNumId w:val="21"/>
  </w:num>
  <w:num w:numId="17" w16cid:durableId="470094157">
    <w:abstractNumId w:val="26"/>
  </w:num>
  <w:num w:numId="18" w16cid:durableId="1010522299">
    <w:abstractNumId w:val="23"/>
  </w:num>
  <w:num w:numId="19" w16cid:durableId="466436835">
    <w:abstractNumId w:val="37"/>
  </w:num>
  <w:num w:numId="20" w16cid:durableId="1993829877">
    <w:abstractNumId w:val="1"/>
  </w:num>
  <w:num w:numId="21" w16cid:durableId="1359308336">
    <w:abstractNumId w:val="13"/>
  </w:num>
  <w:num w:numId="22" w16cid:durableId="1189832061">
    <w:abstractNumId w:val="12"/>
  </w:num>
  <w:num w:numId="23" w16cid:durableId="1792506720">
    <w:abstractNumId w:val="33"/>
  </w:num>
  <w:num w:numId="24" w16cid:durableId="1847132723">
    <w:abstractNumId w:val="25"/>
  </w:num>
  <w:num w:numId="25" w16cid:durableId="1447500301">
    <w:abstractNumId w:val="6"/>
  </w:num>
  <w:num w:numId="26" w16cid:durableId="324825630">
    <w:abstractNumId w:val="0"/>
  </w:num>
  <w:num w:numId="27" w16cid:durableId="565460875">
    <w:abstractNumId w:val="4"/>
  </w:num>
  <w:num w:numId="28" w16cid:durableId="2123187152">
    <w:abstractNumId w:val="24"/>
  </w:num>
  <w:num w:numId="29" w16cid:durableId="1665159535">
    <w:abstractNumId w:val="27"/>
  </w:num>
  <w:num w:numId="30" w16cid:durableId="436295323">
    <w:abstractNumId w:val="17"/>
  </w:num>
  <w:num w:numId="31" w16cid:durableId="4984256">
    <w:abstractNumId w:val="11"/>
  </w:num>
  <w:num w:numId="32" w16cid:durableId="705181057">
    <w:abstractNumId w:val="5"/>
  </w:num>
  <w:num w:numId="33" w16cid:durableId="1828590848">
    <w:abstractNumId w:val="40"/>
  </w:num>
  <w:num w:numId="34" w16cid:durableId="867984942">
    <w:abstractNumId w:val="34"/>
  </w:num>
  <w:num w:numId="35" w16cid:durableId="1020084503">
    <w:abstractNumId w:val="39"/>
  </w:num>
  <w:num w:numId="36" w16cid:durableId="1369256138">
    <w:abstractNumId w:val="38"/>
  </w:num>
  <w:num w:numId="37" w16cid:durableId="459615752">
    <w:abstractNumId w:val="19"/>
  </w:num>
  <w:num w:numId="38" w16cid:durableId="1688294321">
    <w:abstractNumId w:val="3"/>
  </w:num>
  <w:num w:numId="39" w16cid:durableId="1905138578">
    <w:abstractNumId w:val="35"/>
  </w:num>
  <w:num w:numId="40" w16cid:durableId="445976282">
    <w:abstractNumId w:val="36"/>
  </w:num>
  <w:num w:numId="41" w16cid:durableId="172111186">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íctor Manzanares Alberola">
    <w15:presenceInfo w15:providerId="AD" w15:userId="S::VMANALB@upv.edu.es::719b746a-f1d0-485e-ba71-4130b177cbcd"/>
  </w15:person>
  <w15:person w15:author="victor manzanares">
    <w15:presenceInfo w15:providerId="Windows Live" w15:userId="c46748790fb412bc"/>
  </w15:person>
  <w15:person w15:author="Víctor Manzanares Alberola [2]">
    <w15:presenceInfo w15:providerId="AD" w15:userId="S::vmanalb@upv.edu.es::719b746a-f1d0-485e-ba71-4130b177cb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8D7"/>
    <w:rsid w:val="00001747"/>
    <w:rsid w:val="00016F0C"/>
    <w:rsid w:val="0002101F"/>
    <w:rsid w:val="00021E34"/>
    <w:rsid w:val="0002457E"/>
    <w:rsid w:val="000267EF"/>
    <w:rsid w:val="0002715B"/>
    <w:rsid w:val="00037600"/>
    <w:rsid w:val="00047DC4"/>
    <w:rsid w:val="00065704"/>
    <w:rsid w:val="00070F43"/>
    <w:rsid w:val="00082319"/>
    <w:rsid w:val="000A349D"/>
    <w:rsid w:val="000A6063"/>
    <w:rsid w:val="000B0B84"/>
    <w:rsid w:val="000B341E"/>
    <w:rsid w:val="000B6E99"/>
    <w:rsid w:val="000C35C7"/>
    <w:rsid w:val="000C63E9"/>
    <w:rsid w:val="000C6A92"/>
    <w:rsid w:val="000D2376"/>
    <w:rsid w:val="000D29A7"/>
    <w:rsid w:val="000D2A29"/>
    <w:rsid w:val="000E0655"/>
    <w:rsid w:val="000E1F9F"/>
    <w:rsid w:val="000E24AF"/>
    <w:rsid w:val="000E5823"/>
    <w:rsid w:val="000F5B68"/>
    <w:rsid w:val="00102C18"/>
    <w:rsid w:val="001110C4"/>
    <w:rsid w:val="00114223"/>
    <w:rsid w:val="001142EF"/>
    <w:rsid w:val="00123AC5"/>
    <w:rsid w:val="00134C42"/>
    <w:rsid w:val="0015128A"/>
    <w:rsid w:val="00151B1B"/>
    <w:rsid w:val="00154559"/>
    <w:rsid w:val="001565BD"/>
    <w:rsid w:val="00156DFF"/>
    <w:rsid w:val="0017333D"/>
    <w:rsid w:val="00182575"/>
    <w:rsid w:val="00191EFB"/>
    <w:rsid w:val="0019287C"/>
    <w:rsid w:val="00196547"/>
    <w:rsid w:val="00196F54"/>
    <w:rsid w:val="001A56D3"/>
    <w:rsid w:val="001A7C14"/>
    <w:rsid w:val="001B4253"/>
    <w:rsid w:val="001B7B9D"/>
    <w:rsid w:val="001C47E2"/>
    <w:rsid w:val="001C4B5B"/>
    <w:rsid w:val="001D27F3"/>
    <w:rsid w:val="001E061C"/>
    <w:rsid w:val="001E21E6"/>
    <w:rsid w:val="001F28A6"/>
    <w:rsid w:val="002029DD"/>
    <w:rsid w:val="00204C12"/>
    <w:rsid w:val="00211F1B"/>
    <w:rsid w:val="00215C41"/>
    <w:rsid w:val="0022368C"/>
    <w:rsid w:val="00224EC8"/>
    <w:rsid w:val="002260F2"/>
    <w:rsid w:val="002301FC"/>
    <w:rsid w:val="002559C7"/>
    <w:rsid w:val="00266E2E"/>
    <w:rsid w:val="0026796A"/>
    <w:rsid w:val="00276649"/>
    <w:rsid w:val="002828E2"/>
    <w:rsid w:val="00282AC3"/>
    <w:rsid w:val="002958C1"/>
    <w:rsid w:val="00297E58"/>
    <w:rsid w:val="002A7621"/>
    <w:rsid w:val="002C00EA"/>
    <w:rsid w:val="002C0D6D"/>
    <w:rsid w:val="002C6A78"/>
    <w:rsid w:val="002D1EE3"/>
    <w:rsid w:val="002E5EAB"/>
    <w:rsid w:val="002F3A23"/>
    <w:rsid w:val="00306916"/>
    <w:rsid w:val="0031137E"/>
    <w:rsid w:val="0031162C"/>
    <w:rsid w:val="00311E88"/>
    <w:rsid w:val="0031220C"/>
    <w:rsid w:val="00330944"/>
    <w:rsid w:val="00337D49"/>
    <w:rsid w:val="00343DCD"/>
    <w:rsid w:val="00344071"/>
    <w:rsid w:val="003443E7"/>
    <w:rsid w:val="00346A1D"/>
    <w:rsid w:val="00355ABD"/>
    <w:rsid w:val="00356E0F"/>
    <w:rsid w:val="00357E40"/>
    <w:rsid w:val="0036000F"/>
    <w:rsid w:val="00362686"/>
    <w:rsid w:val="00364F67"/>
    <w:rsid w:val="00367A7B"/>
    <w:rsid w:val="003731EB"/>
    <w:rsid w:val="0038465D"/>
    <w:rsid w:val="00385A38"/>
    <w:rsid w:val="003978D7"/>
    <w:rsid w:val="003A2388"/>
    <w:rsid w:val="003C1F45"/>
    <w:rsid w:val="003C70FA"/>
    <w:rsid w:val="003D55C3"/>
    <w:rsid w:val="003E08C4"/>
    <w:rsid w:val="0040039B"/>
    <w:rsid w:val="00405C36"/>
    <w:rsid w:val="00407D00"/>
    <w:rsid w:val="00411BB5"/>
    <w:rsid w:val="00417EE9"/>
    <w:rsid w:val="00427859"/>
    <w:rsid w:val="0043780F"/>
    <w:rsid w:val="00445133"/>
    <w:rsid w:val="00446168"/>
    <w:rsid w:val="004463A3"/>
    <w:rsid w:val="0045082A"/>
    <w:rsid w:val="0046648C"/>
    <w:rsid w:val="00467EB0"/>
    <w:rsid w:val="00471C74"/>
    <w:rsid w:val="00477843"/>
    <w:rsid w:val="0048070C"/>
    <w:rsid w:val="00482177"/>
    <w:rsid w:val="0048357D"/>
    <w:rsid w:val="00484DA8"/>
    <w:rsid w:val="00485A7F"/>
    <w:rsid w:val="004967B6"/>
    <w:rsid w:val="004A05B8"/>
    <w:rsid w:val="004A4590"/>
    <w:rsid w:val="004A477C"/>
    <w:rsid w:val="004C4223"/>
    <w:rsid w:val="004D0267"/>
    <w:rsid w:val="004D21DA"/>
    <w:rsid w:val="004E2E15"/>
    <w:rsid w:val="004E321B"/>
    <w:rsid w:val="004E3815"/>
    <w:rsid w:val="004E38F0"/>
    <w:rsid w:val="004E6F80"/>
    <w:rsid w:val="004F00D7"/>
    <w:rsid w:val="004F14D4"/>
    <w:rsid w:val="004F76D8"/>
    <w:rsid w:val="00505153"/>
    <w:rsid w:val="00505C82"/>
    <w:rsid w:val="005068E0"/>
    <w:rsid w:val="00506C53"/>
    <w:rsid w:val="00514D38"/>
    <w:rsid w:val="005156BA"/>
    <w:rsid w:val="00515A18"/>
    <w:rsid w:val="00515B15"/>
    <w:rsid w:val="0051706E"/>
    <w:rsid w:val="00536230"/>
    <w:rsid w:val="00536D16"/>
    <w:rsid w:val="005436A6"/>
    <w:rsid w:val="00547C02"/>
    <w:rsid w:val="00550DA0"/>
    <w:rsid w:val="00551357"/>
    <w:rsid w:val="00557608"/>
    <w:rsid w:val="005603E2"/>
    <w:rsid w:val="00565416"/>
    <w:rsid w:val="00572E41"/>
    <w:rsid w:val="0057761C"/>
    <w:rsid w:val="00585526"/>
    <w:rsid w:val="005B57ED"/>
    <w:rsid w:val="005B6599"/>
    <w:rsid w:val="005E0DD5"/>
    <w:rsid w:val="005E48D6"/>
    <w:rsid w:val="005F1C97"/>
    <w:rsid w:val="00603F5D"/>
    <w:rsid w:val="00604DB5"/>
    <w:rsid w:val="006078FB"/>
    <w:rsid w:val="00610E13"/>
    <w:rsid w:val="006172D7"/>
    <w:rsid w:val="0062169D"/>
    <w:rsid w:val="006233E0"/>
    <w:rsid w:val="0062417E"/>
    <w:rsid w:val="00627559"/>
    <w:rsid w:val="00633B7B"/>
    <w:rsid w:val="00635A9E"/>
    <w:rsid w:val="0065101A"/>
    <w:rsid w:val="006548B2"/>
    <w:rsid w:val="0065655C"/>
    <w:rsid w:val="0067234A"/>
    <w:rsid w:val="00681D72"/>
    <w:rsid w:val="00684187"/>
    <w:rsid w:val="00686F90"/>
    <w:rsid w:val="006927D0"/>
    <w:rsid w:val="00694224"/>
    <w:rsid w:val="006943F4"/>
    <w:rsid w:val="00697856"/>
    <w:rsid w:val="006A1FEB"/>
    <w:rsid w:val="006A2CCB"/>
    <w:rsid w:val="006B0E52"/>
    <w:rsid w:val="006C18F2"/>
    <w:rsid w:val="006C7268"/>
    <w:rsid w:val="006E469D"/>
    <w:rsid w:val="007018B8"/>
    <w:rsid w:val="0070650D"/>
    <w:rsid w:val="0071771F"/>
    <w:rsid w:val="00721536"/>
    <w:rsid w:val="007228B4"/>
    <w:rsid w:val="007309CF"/>
    <w:rsid w:val="00752B65"/>
    <w:rsid w:val="0077454F"/>
    <w:rsid w:val="00774B77"/>
    <w:rsid w:val="00783751"/>
    <w:rsid w:val="00783ABB"/>
    <w:rsid w:val="007872D8"/>
    <w:rsid w:val="00790C0C"/>
    <w:rsid w:val="00797B3C"/>
    <w:rsid w:val="007A2822"/>
    <w:rsid w:val="007B2180"/>
    <w:rsid w:val="007B69EE"/>
    <w:rsid w:val="007C1B36"/>
    <w:rsid w:val="007C2ACB"/>
    <w:rsid w:val="007C32EA"/>
    <w:rsid w:val="007D110C"/>
    <w:rsid w:val="007D219C"/>
    <w:rsid w:val="007E52B1"/>
    <w:rsid w:val="007F13DA"/>
    <w:rsid w:val="007F2998"/>
    <w:rsid w:val="007F51E0"/>
    <w:rsid w:val="0080417C"/>
    <w:rsid w:val="00813081"/>
    <w:rsid w:val="00814BA3"/>
    <w:rsid w:val="008178E2"/>
    <w:rsid w:val="00830CAC"/>
    <w:rsid w:val="00831458"/>
    <w:rsid w:val="00834145"/>
    <w:rsid w:val="0084005A"/>
    <w:rsid w:val="008421AF"/>
    <w:rsid w:val="00854B04"/>
    <w:rsid w:val="00857BEA"/>
    <w:rsid w:val="00887F65"/>
    <w:rsid w:val="00890529"/>
    <w:rsid w:val="00890B69"/>
    <w:rsid w:val="008945CC"/>
    <w:rsid w:val="008952D5"/>
    <w:rsid w:val="00895412"/>
    <w:rsid w:val="008A0422"/>
    <w:rsid w:val="008A1CF4"/>
    <w:rsid w:val="008A1D68"/>
    <w:rsid w:val="008A2E59"/>
    <w:rsid w:val="008B4BFC"/>
    <w:rsid w:val="008B5C3C"/>
    <w:rsid w:val="008B72BF"/>
    <w:rsid w:val="008D750B"/>
    <w:rsid w:val="008E0874"/>
    <w:rsid w:val="008E6DEB"/>
    <w:rsid w:val="008F733E"/>
    <w:rsid w:val="008F7496"/>
    <w:rsid w:val="00900B46"/>
    <w:rsid w:val="00902C3A"/>
    <w:rsid w:val="00903446"/>
    <w:rsid w:val="0090792C"/>
    <w:rsid w:val="009109A9"/>
    <w:rsid w:val="0092160C"/>
    <w:rsid w:val="00924393"/>
    <w:rsid w:val="00932863"/>
    <w:rsid w:val="009370BA"/>
    <w:rsid w:val="00937839"/>
    <w:rsid w:val="00943808"/>
    <w:rsid w:val="00945030"/>
    <w:rsid w:val="00946347"/>
    <w:rsid w:val="00946CB9"/>
    <w:rsid w:val="00947244"/>
    <w:rsid w:val="009556D5"/>
    <w:rsid w:val="00955953"/>
    <w:rsid w:val="00966C44"/>
    <w:rsid w:val="009746B6"/>
    <w:rsid w:val="00976272"/>
    <w:rsid w:val="00991F75"/>
    <w:rsid w:val="00996A54"/>
    <w:rsid w:val="009A2534"/>
    <w:rsid w:val="009B23EE"/>
    <w:rsid w:val="009B5E12"/>
    <w:rsid w:val="009D0AA3"/>
    <w:rsid w:val="009D10C8"/>
    <w:rsid w:val="009D6358"/>
    <w:rsid w:val="009E19F9"/>
    <w:rsid w:val="009E32E5"/>
    <w:rsid w:val="009E56B6"/>
    <w:rsid w:val="00A01AB7"/>
    <w:rsid w:val="00A07925"/>
    <w:rsid w:val="00A113E4"/>
    <w:rsid w:val="00A11FB0"/>
    <w:rsid w:val="00A159CC"/>
    <w:rsid w:val="00A233A1"/>
    <w:rsid w:val="00A23414"/>
    <w:rsid w:val="00A245C0"/>
    <w:rsid w:val="00A3676E"/>
    <w:rsid w:val="00A40D93"/>
    <w:rsid w:val="00A446AF"/>
    <w:rsid w:val="00A4642E"/>
    <w:rsid w:val="00A50C31"/>
    <w:rsid w:val="00A52F58"/>
    <w:rsid w:val="00A533EF"/>
    <w:rsid w:val="00A5439A"/>
    <w:rsid w:val="00A57001"/>
    <w:rsid w:val="00A6002C"/>
    <w:rsid w:val="00A65712"/>
    <w:rsid w:val="00A725E4"/>
    <w:rsid w:val="00A749A9"/>
    <w:rsid w:val="00A75243"/>
    <w:rsid w:val="00A81F83"/>
    <w:rsid w:val="00A86744"/>
    <w:rsid w:val="00A90D18"/>
    <w:rsid w:val="00A92DC8"/>
    <w:rsid w:val="00A93C4B"/>
    <w:rsid w:val="00AA0A9E"/>
    <w:rsid w:val="00AA75ED"/>
    <w:rsid w:val="00AB0FA1"/>
    <w:rsid w:val="00AB31FB"/>
    <w:rsid w:val="00AB344F"/>
    <w:rsid w:val="00AD103F"/>
    <w:rsid w:val="00AD3E33"/>
    <w:rsid w:val="00AE548C"/>
    <w:rsid w:val="00AF2E31"/>
    <w:rsid w:val="00B023B9"/>
    <w:rsid w:val="00B06449"/>
    <w:rsid w:val="00B06C04"/>
    <w:rsid w:val="00B26E75"/>
    <w:rsid w:val="00B2702E"/>
    <w:rsid w:val="00B35C38"/>
    <w:rsid w:val="00B40F77"/>
    <w:rsid w:val="00B507D6"/>
    <w:rsid w:val="00B64289"/>
    <w:rsid w:val="00B74AF2"/>
    <w:rsid w:val="00B77475"/>
    <w:rsid w:val="00B82514"/>
    <w:rsid w:val="00B83FB3"/>
    <w:rsid w:val="00B952F5"/>
    <w:rsid w:val="00BA209E"/>
    <w:rsid w:val="00BA4126"/>
    <w:rsid w:val="00BB3F8B"/>
    <w:rsid w:val="00BB7E3E"/>
    <w:rsid w:val="00BC16F6"/>
    <w:rsid w:val="00BC3D4C"/>
    <w:rsid w:val="00BC7DB3"/>
    <w:rsid w:val="00BD0BC4"/>
    <w:rsid w:val="00BF59DD"/>
    <w:rsid w:val="00C01726"/>
    <w:rsid w:val="00C028FA"/>
    <w:rsid w:val="00C06DA1"/>
    <w:rsid w:val="00C11D7B"/>
    <w:rsid w:val="00C120DB"/>
    <w:rsid w:val="00C22AF0"/>
    <w:rsid w:val="00C238A3"/>
    <w:rsid w:val="00C31762"/>
    <w:rsid w:val="00C327A0"/>
    <w:rsid w:val="00C37A39"/>
    <w:rsid w:val="00C45E17"/>
    <w:rsid w:val="00C45E74"/>
    <w:rsid w:val="00C45F0F"/>
    <w:rsid w:val="00C500F0"/>
    <w:rsid w:val="00C53D5B"/>
    <w:rsid w:val="00C568F1"/>
    <w:rsid w:val="00C60E8A"/>
    <w:rsid w:val="00C637CB"/>
    <w:rsid w:val="00C64B15"/>
    <w:rsid w:val="00C720EE"/>
    <w:rsid w:val="00C75677"/>
    <w:rsid w:val="00C8173A"/>
    <w:rsid w:val="00C932FC"/>
    <w:rsid w:val="00C96CB7"/>
    <w:rsid w:val="00CA272E"/>
    <w:rsid w:val="00CA7444"/>
    <w:rsid w:val="00CA7FCE"/>
    <w:rsid w:val="00CB291B"/>
    <w:rsid w:val="00CB4C3C"/>
    <w:rsid w:val="00CB60C5"/>
    <w:rsid w:val="00CB7A20"/>
    <w:rsid w:val="00CC04B7"/>
    <w:rsid w:val="00CC44FB"/>
    <w:rsid w:val="00CC66F3"/>
    <w:rsid w:val="00CD067F"/>
    <w:rsid w:val="00CD45DB"/>
    <w:rsid w:val="00CE07DF"/>
    <w:rsid w:val="00CE59BB"/>
    <w:rsid w:val="00CF6113"/>
    <w:rsid w:val="00D00DF2"/>
    <w:rsid w:val="00D13CF1"/>
    <w:rsid w:val="00D1433B"/>
    <w:rsid w:val="00D162DF"/>
    <w:rsid w:val="00D20756"/>
    <w:rsid w:val="00D24F66"/>
    <w:rsid w:val="00D363A6"/>
    <w:rsid w:val="00D37F67"/>
    <w:rsid w:val="00D418B6"/>
    <w:rsid w:val="00D45694"/>
    <w:rsid w:val="00D54A7E"/>
    <w:rsid w:val="00D63F86"/>
    <w:rsid w:val="00D813C9"/>
    <w:rsid w:val="00D82CF4"/>
    <w:rsid w:val="00D83AFA"/>
    <w:rsid w:val="00D8449D"/>
    <w:rsid w:val="00D84934"/>
    <w:rsid w:val="00D92DFA"/>
    <w:rsid w:val="00D970E1"/>
    <w:rsid w:val="00DA08CC"/>
    <w:rsid w:val="00DA684E"/>
    <w:rsid w:val="00DC02D4"/>
    <w:rsid w:val="00DC20AB"/>
    <w:rsid w:val="00DD3B1B"/>
    <w:rsid w:val="00DD40CD"/>
    <w:rsid w:val="00DD6D77"/>
    <w:rsid w:val="00DE0641"/>
    <w:rsid w:val="00DE4529"/>
    <w:rsid w:val="00DE7D6F"/>
    <w:rsid w:val="00DF0D32"/>
    <w:rsid w:val="00DF68F3"/>
    <w:rsid w:val="00E02F0F"/>
    <w:rsid w:val="00E05D76"/>
    <w:rsid w:val="00E2254D"/>
    <w:rsid w:val="00E24417"/>
    <w:rsid w:val="00E40CD9"/>
    <w:rsid w:val="00E414D9"/>
    <w:rsid w:val="00E465FB"/>
    <w:rsid w:val="00E47A76"/>
    <w:rsid w:val="00E5217D"/>
    <w:rsid w:val="00E5531B"/>
    <w:rsid w:val="00E56DF4"/>
    <w:rsid w:val="00E67D59"/>
    <w:rsid w:val="00E73AEE"/>
    <w:rsid w:val="00E813C1"/>
    <w:rsid w:val="00E82D7F"/>
    <w:rsid w:val="00E842FD"/>
    <w:rsid w:val="00E85FC4"/>
    <w:rsid w:val="00E86B87"/>
    <w:rsid w:val="00E909A8"/>
    <w:rsid w:val="00E93995"/>
    <w:rsid w:val="00E946E5"/>
    <w:rsid w:val="00E96648"/>
    <w:rsid w:val="00E97C6A"/>
    <w:rsid w:val="00EC15DE"/>
    <w:rsid w:val="00EC30E3"/>
    <w:rsid w:val="00ED0AAB"/>
    <w:rsid w:val="00ED2874"/>
    <w:rsid w:val="00EE48B3"/>
    <w:rsid w:val="00EF04D2"/>
    <w:rsid w:val="00EF1601"/>
    <w:rsid w:val="00EF1EDC"/>
    <w:rsid w:val="00EF1EE3"/>
    <w:rsid w:val="00F048DF"/>
    <w:rsid w:val="00F056EC"/>
    <w:rsid w:val="00F10C7C"/>
    <w:rsid w:val="00F1521E"/>
    <w:rsid w:val="00F23E96"/>
    <w:rsid w:val="00F3013A"/>
    <w:rsid w:val="00F3271E"/>
    <w:rsid w:val="00F67A84"/>
    <w:rsid w:val="00F76F64"/>
    <w:rsid w:val="00F81E3D"/>
    <w:rsid w:val="00F95057"/>
    <w:rsid w:val="00F95377"/>
    <w:rsid w:val="00F96275"/>
    <w:rsid w:val="00FA0C04"/>
    <w:rsid w:val="00FA3D98"/>
    <w:rsid w:val="00FA6C3F"/>
    <w:rsid w:val="00FB2E6F"/>
    <w:rsid w:val="00FC74D5"/>
    <w:rsid w:val="00FD4350"/>
    <w:rsid w:val="00FE5E20"/>
    <w:rsid w:val="00FF522E"/>
    <w:rsid w:val="00FF7693"/>
    <w:rsid w:val="051929B8"/>
    <w:rsid w:val="0737F09C"/>
    <w:rsid w:val="10EEA6BD"/>
    <w:rsid w:val="15CE5DCC"/>
    <w:rsid w:val="1F5E10EE"/>
    <w:rsid w:val="24A0B1B3"/>
    <w:rsid w:val="25409FC5"/>
    <w:rsid w:val="3DDB5411"/>
    <w:rsid w:val="3DF3F5DF"/>
    <w:rsid w:val="3F772472"/>
    <w:rsid w:val="4EF5641A"/>
    <w:rsid w:val="668A6334"/>
    <w:rsid w:val="757B5A5D"/>
    <w:rsid w:val="7BC43F28"/>
    <w:rsid w:val="7C644DC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3580AB"/>
  <w15:docId w15:val="{1C073A81-3F3C-449C-A2FE-F01132FB0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F5D"/>
    <w:pPr>
      <w:spacing w:after="92" w:line="265" w:lineRule="auto"/>
      <w:ind w:left="9" w:hanging="9"/>
      <w:jc w:val="both"/>
    </w:pPr>
    <w:rPr>
      <w:rFonts w:ascii="Calibri" w:eastAsia="Calibri" w:hAnsi="Calibri" w:cs="Calibri"/>
      <w:color w:val="000000"/>
      <w:sz w:val="56"/>
    </w:rPr>
  </w:style>
  <w:style w:type="paragraph" w:styleId="Ttulo1">
    <w:name w:val="heading 1"/>
    <w:next w:val="Normal"/>
    <w:link w:val="Ttulo1Car"/>
    <w:uiPriority w:val="9"/>
    <w:qFormat/>
    <w:pPr>
      <w:keepNext/>
      <w:keepLines/>
      <w:spacing w:after="418"/>
      <w:ind w:left="10" w:hanging="10"/>
      <w:outlineLvl w:val="0"/>
    </w:pPr>
    <w:rPr>
      <w:rFonts w:ascii="Calibri" w:eastAsia="Calibri" w:hAnsi="Calibri" w:cs="Calibri"/>
      <w:color w:val="000000"/>
      <w:sz w:val="8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color w:val="000000"/>
      <w:sz w:val="88"/>
    </w:rPr>
  </w:style>
  <w:style w:type="table" w:customStyle="1" w:styleId="Tablaconcuadrcula1">
    <w:name w:val="Tabla con cuadrícula1"/>
    <w:pPr>
      <w:spacing w:after="0" w:line="240" w:lineRule="auto"/>
    </w:pPr>
    <w:tblPr>
      <w:tblCellMar>
        <w:top w:w="0" w:type="dxa"/>
        <w:left w:w="0" w:type="dxa"/>
        <w:bottom w:w="0" w:type="dxa"/>
        <w:right w:w="0" w:type="dxa"/>
      </w:tblCellMar>
    </w:tblPr>
  </w:style>
  <w:style w:type="paragraph" w:customStyle="1" w:styleId="Default">
    <w:name w:val="Default"/>
    <w:rsid w:val="00471C74"/>
    <w:pPr>
      <w:autoSpaceDE w:val="0"/>
      <w:autoSpaceDN w:val="0"/>
      <w:adjustRightInd w:val="0"/>
      <w:spacing w:after="0" w:line="240" w:lineRule="auto"/>
    </w:pPr>
    <w:rPr>
      <w:rFonts w:ascii="Calibri" w:hAnsi="Calibri" w:cs="Calibri"/>
      <w:color w:val="000000"/>
      <w:kern w:val="0"/>
      <w:sz w:val="24"/>
      <w:szCs w:val="24"/>
    </w:rPr>
  </w:style>
  <w:style w:type="paragraph" w:styleId="NormalWeb">
    <w:name w:val="Normal (Web)"/>
    <w:basedOn w:val="Normal"/>
    <w:uiPriority w:val="99"/>
    <w:semiHidden/>
    <w:unhideWhenUsed/>
    <w:rsid w:val="00604DB5"/>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szCs w:val="24"/>
      <w14:ligatures w14:val="none"/>
    </w:rPr>
  </w:style>
  <w:style w:type="character" w:styleId="Textoennegrita">
    <w:name w:val="Strong"/>
    <w:basedOn w:val="Fuentedeprrafopredeter"/>
    <w:uiPriority w:val="22"/>
    <w:qFormat/>
    <w:rsid w:val="00604DB5"/>
    <w:rPr>
      <w:b/>
      <w:bCs/>
    </w:rPr>
  </w:style>
  <w:style w:type="character" w:styleId="CdigoHTML">
    <w:name w:val="HTML Code"/>
    <w:basedOn w:val="Fuentedeprrafopredeter"/>
    <w:uiPriority w:val="99"/>
    <w:semiHidden/>
    <w:unhideWhenUsed/>
    <w:rsid w:val="00604DB5"/>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604D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eastAsia="Times New Roman" w:hAnsi="Courier New" w:cs="Courier New"/>
      <w:color w:val="auto"/>
      <w:kern w:val="0"/>
      <w:sz w:val="20"/>
      <w:szCs w:val="20"/>
      <w14:ligatures w14:val="none"/>
    </w:rPr>
  </w:style>
  <w:style w:type="character" w:customStyle="1" w:styleId="HTMLconformatoprevioCar">
    <w:name w:val="HTML con formato previo Car"/>
    <w:basedOn w:val="Fuentedeprrafopredeter"/>
    <w:link w:val="HTMLconformatoprevio"/>
    <w:uiPriority w:val="99"/>
    <w:semiHidden/>
    <w:rsid w:val="00604DB5"/>
    <w:rPr>
      <w:rFonts w:ascii="Courier New" w:eastAsia="Times New Roman" w:hAnsi="Courier New" w:cs="Courier New"/>
      <w:kern w:val="0"/>
      <w:sz w:val="20"/>
      <w:szCs w:val="20"/>
      <w14:ligatures w14:val="none"/>
    </w:rPr>
  </w:style>
  <w:style w:type="paragraph" w:styleId="Prrafodelista">
    <w:name w:val="List Paragraph"/>
    <w:basedOn w:val="Normal"/>
    <w:uiPriority w:val="34"/>
    <w:qFormat/>
    <w:rsid w:val="00604DB5"/>
    <w:pPr>
      <w:ind w:left="720"/>
      <w:contextualSpacing/>
    </w:pPr>
  </w:style>
  <w:style w:type="character" w:customStyle="1" w:styleId="EncabezadoCar">
    <w:name w:val="Encabezado Car"/>
    <w:basedOn w:val="Fuentedeprrafopredeter"/>
    <w:link w:val="Encabezado"/>
    <w:uiPriority w:val="99"/>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tyle>
  <w:style w:type="paragraph" w:styleId="Piedepgina">
    <w:name w:val="footer"/>
    <w:basedOn w:val="Normal"/>
    <w:link w:val="PiedepginaCar"/>
    <w:uiPriority w:val="99"/>
    <w:unhideWhenUsed/>
    <w:pPr>
      <w:tabs>
        <w:tab w:val="center" w:pos="4680"/>
        <w:tab w:val="right" w:pos="9360"/>
      </w:tabs>
      <w:spacing w:after="0" w:line="240" w:lineRule="auto"/>
    </w:pPr>
  </w:style>
  <w:style w:type="character" w:styleId="Refdecomentario">
    <w:name w:val="annotation reference"/>
    <w:basedOn w:val="Fuentedeprrafopredeter"/>
    <w:uiPriority w:val="99"/>
    <w:semiHidden/>
    <w:unhideWhenUsed/>
    <w:rsid w:val="001A56D3"/>
    <w:rPr>
      <w:sz w:val="16"/>
      <w:szCs w:val="16"/>
    </w:rPr>
  </w:style>
  <w:style w:type="paragraph" w:styleId="Textocomentario">
    <w:name w:val="annotation text"/>
    <w:basedOn w:val="Normal"/>
    <w:link w:val="TextocomentarioCar"/>
    <w:uiPriority w:val="99"/>
    <w:unhideWhenUsed/>
    <w:rsid w:val="001A56D3"/>
    <w:pPr>
      <w:spacing w:line="240" w:lineRule="auto"/>
    </w:pPr>
    <w:rPr>
      <w:sz w:val="20"/>
      <w:szCs w:val="20"/>
    </w:rPr>
  </w:style>
  <w:style w:type="character" w:customStyle="1" w:styleId="TextocomentarioCar">
    <w:name w:val="Texto comentario Car"/>
    <w:basedOn w:val="Fuentedeprrafopredeter"/>
    <w:link w:val="Textocomentario"/>
    <w:uiPriority w:val="99"/>
    <w:rsid w:val="001A56D3"/>
    <w:rPr>
      <w:rFonts w:ascii="Calibri" w:eastAsia="Calibri" w:hAnsi="Calibri" w:cs="Calibri"/>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1A56D3"/>
    <w:rPr>
      <w:b/>
      <w:bCs/>
    </w:rPr>
  </w:style>
  <w:style w:type="character" w:customStyle="1" w:styleId="AsuntodelcomentarioCar">
    <w:name w:val="Asunto del comentario Car"/>
    <w:basedOn w:val="TextocomentarioCar"/>
    <w:link w:val="Asuntodelcomentario"/>
    <w:uiPriority w:val="99"/>
    <w:semiHidden/>
    <w:rsid w:val="001A56D3"/>
    <w:rPr>
      <w:rFonts w:ascii="Calibri" w:eastAsia="Calibri" w:hAnsi="Calibri" w:cs="Calibri"/>
      <w:b/>
      <w:bCs/>
      <w:color w:val="000000"/>
      <w:sz w:val="20"/>
      <w:szCs w:val="20"/>
    </w:rPr>
  </w:style>
  <w:style w:type="character" w:styleId="Hipervnculo">
    <w:name w:val="Hyperlink"/>
    <w:basedOn w:val="Fuentedeprrafopredeter"/>
    <w:uiPriority w:val="99"/>
    <w:unhideWhenUsed/>
    <w:rsid w:val="001A56D3"/>
    <w:rPr>
      <w:color w:val="0563C1" w:themeColor="hyperlink"/>
      <w:u w:val="single"/>
    </w:rPr>
  </w:style>
  <w:style w:type="character" w:styleId="Mencinsinresolver">
    <w:name w:val="Unresolved Mention"/>
    <w:basedOn w:val="Fuentedeprrafopredeter"/>
    <w:uiPriority w:val="99"/>
    <w:semiHidden/>
    <w:unhideWhenUsed/>
    <w:rsid w:val="001A56D3"/>
    <w:rPr>
      <w:color w:val="605E5C"/>
      <w:shd w:val="clear" w:color="auto" w:fill="E1DFDD"/>
    </w:rPr>
  </w:style>
  <w:style w:type="paragraph" w:styleId="Revisin">
    <w:name w:val="Revision"/>
    <w:hidden/>
    <w:uiPriority w:val="99"/>
    <w:semiHidden/>
    <w:rsid w:val="00276649"/>
    <w:pPr>
      <w:spacing w:after="0" w:line="240" w:lineRule="auto"/>
    </w:pPr>
    <w:rPr>
      <w:rFonts w:ascii="Calibri" w:eastAsia="Calibri" w:hAnsi="Calibri" w:cs="Calibri"/>
      <w:color w:val="000000"/>
      <w:sz w:val="56"/>
    </w:rPr>
  </w:style>
  <w:style w:type="character" w:styleId="Textodelmarcadordeposicin">
    <w:name w:val="Placeholder Text"/>
    <w:basedOn w:val="Fuentedeprrafopredeter"/>
    <w:uiPriority w:val="99"/>
    <w:semiHidden/>
    <w:rsid w:val="004F76D8"/>
    <w:rPr>
      <w:color w:val="666666"/>
    </w:rPr>
  </w:style>
  <w:style w:type="character" w:styleId="Hipervnculovisitado">
    <w:name w:val="FollowedHyperlink"/>
    <w:basedOn w:val="Fuentedeprrafopredeter"/>
    <w:uiPriority w:val="99"/>
    <w:semiHidden/>
    <w:unhideWhenUsed/>
    <w:rsid w:val="007A2822"/>
    <w:rPr>
      <w:color w:val="954F72" w:themeColor="followedHyperlink"/>
      <w:u w:val="single"/>
    </w:rPr>
  </w:style>
  <w:style w:type="paragraph" w:customStyle="1" w:styleId="katex-block">
    <w:name w:val="katex-block"/>
    <w:basedOn w:val="Normal"/>
    <w:rsid w:val="00DE7D6F"/>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szCs w:val="24"/>
      <w14:ligatures w14:val="none"/>
    </w:rPr>
  </w:style>
  <w:style w:type="character" w:customStyle="1" w:styleId="mord">
    <w:name w:val="mord"/>
    <w:basedOn w:val="Fuentedeprrafopredeter"/>
    <w:rsid w:val="00DE7D6F"/>
  </w:style>
  <w:style w:type="character" w:customStyle="1" w:styleId="mopen">
    <w:name w:val="mopen"/>
    <w:basedOn w:val="Fuentedeprrafopredeter"/>
    <w:rsid w:val="00DE7D6F"/>
  </w:style>
  <w:style w:type="character" w:customStyle="1" w:styleId="mclose">
    <w:name w:val="mclose"/>
    <w:basedOn w:val="Fuentedeprrafopredeter"/>
    <w:rsid w:val="00DE7D6F"/>
  </w:style>
  <w:style w:type="character" w:customStyle="1" w:styleId="mrel">
    <w:name w:val="mrel"/>
    <w:basedOn w:val="Fuentedeprrafopredeter"/>
    <w:rsid w:val="00DE7D6F"/>
  </w:style>
  <w:style w:type="character" w:customStyle="1" w:styleId="mbin">
    <w:name w:val="mbin"/>
    <w:basedOn w:val="Fuentedeprrafopredeter"/>
    <w:rsid w:val="00DE7D6F"/>
  </w:style>
  <w:style w:type="paragraph" w:customStyle="1" w:styleId="pf0">
    <w:name w:val="pf0"/>
    <w:basedOn w:val="Normal"/>
    <w:rsid w:val="007018B8"/>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szCs w:val="24"/>
      <w14:ligatures w14:val="none"/>
    </w:rPr>
  </w:style>
  <w:style w:type="character" w:customStyle="1" w:styleId="cf01">
    <w:name w:val="cf01"/>
    <w:basedOn w:val="Fuentedeprrafopredeter"/>
    <w:rsid w:val="007018B8"/>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6317">
      <w:bodyDiv w:val="1"/>
      <w:marLeft w:val="0"/>
      <w:marRight w:val="0"/>
      <w:marTop w:val="0"/>
      <w:marBottom w:val="0"/>
      <w:divBdr>
        <w:top w:val="none" w:sz="0" w:space="0" w:color="auto"/>
        <w:left w:val="none" w:sz="0" w:space="0" w:color="auto"/>
        <w:bottom w:val="none" w:sz="0" w:space="0" w:color="auto"/>
        <w:right w:val="none" w:sz="0" w:space="0" w:color="auto"/>
      </w:divBdr>
    </w:div>
    <w:div w:id="34743310">
      <w:bodyDiv w:val="1"/>
      <w:marLeft w:val="0"/>
      <w:marRight w:val="0"/>
      <w:marTop w:val="0"/>
      <w:marBottom w:val="0"/>
      <w:divBdr>
        <w:top w:val="none" w:sz="0" w:space="0" w:color="auto"/>
        <w:left w:val="none" w:sz="0" w:space="0" w:color="auto"/>
        <w:bottom w:val="none" w:sz="0" w:space="0" w:color="auto"/>
        <w:right w:val="none" w:sz="0" w:space="0" w:color="auto"/>
      </w:divBdr>
    </w:div>
    <w:div w:id="671227563">
      <w:bodyDiv w:val="1"/>
      <w:marLeft w:val="0"/>
      <w:marRight w:val="0"/>
      <w:marTop w:val="0"/>
      <w:marBottom w:val="0"/>
      <w:divBdr>
        <w:top w:val="none" w:sz="0" w:space="0" w:color="auto"/>
        <w:left w:val="none" w:sz="0" w:space="0" w:color="auto"/>
        <w:bottom w:val="none" w:sz="0" w:space="0" w:color="auto"/>
        <w:right w:val="none" w:sz="0" w:space="0" w:color="auto"/>
      </w:divBdr>
    </w:div>
    <w:div w:id="673192930">
      <w:bodyDiv w:val="1"/>
      <w:marLeft w:val="0"/>
      <w:marRight w:val="0"/>
      <w:marTop w:val="0"/>
      <w:marBottom w:val="0"/>
      <w:divBdr>
        <w:top w:val="none" w:sz="0" w:space="0" w:color="auto"/>
        <w:left w:val="none" w:sz="0" w:space="0" w:color="auto"/>
        <w:bottom w:val="none" w:sz="0" w:space="0" w:color="auto"/>
        <w:right w:val="none" w:sz="0" w:space="0" w:color="auto"/>
      </w:divBdr>
    </w:div>
    <w:div w:id="773284490">
      <w:bodyDiv w:val="1"/>
      <w:marLeft w:val="0"/>
      <w:marRight w:val="0"/>
      <w:marTop w:val="0"/>
      <w:marBottom w:val="0"/>
      <w:divBdr>
        <w:top w:val="none" w:sz="0" w:space="0" w:color="auto"/>
        <w:left w:val="none" w:sz="0" w:space="0" w:color="auto"/>
        <w:bottom w:val="none" w:sz="0" w:space="0" w:color="auto"/>
        <w:right w:val="none" w:sz="0" w:space="0" w:color="auto"/>
      </w:divBdr>
    </w:div>
    <w:div w:id="964769515">
      <w:bodyDiv w:val="1"/>
      <w:marLeft w:val="0"/>
      <w:marRight w:val="0"/>
      <w:marTop w:val="0"/>
      <w:marBottom w:val="0"/>
      <w:divBdr>
        <w:top w:val="none" w:sz="0" w:space="0" w:color="auto"/>
        <w:left w:val="none" w:sz="0" w:space="0" w:color="auto"/>
        <w:bottom w:val="none" w:sz="0" w:space="0" w:color="auto"/>
        <w:right w:val="none" w:sz="0" w:space="0" w:color="auto"/>
      </w:divBdr>
    </w:div>
    <w:div w:id="1038774329">
      <w:bodyDiv w:val="1"/>
      <w:marLeft w:val="0"/>
      <w:marRight w:val="0"/>
      <w:marTop w:val="0"/>
      <w:marBottom w:val="0"/>
      <w:divBdr>
        <w:top w:val="none" w:sz="0" w:space="0" w:color="auto"/>
        <w:left w:val="none" w:sz="0" w:space="0" w:color="auto"/>
        <w:bottom w:val="none" w:sz="0" w:space="0" w:color="auto"/>
        <w:right w:val="none" w:sz="0" w:space="0" w:color="auto"/>
      </w:divBdr>
    </w:div>
    <w:div w:id="1073895699">
      <w:bodyDiv w:val="1"/>
      <w:marLeft w:val="0"/>
      <w:marRight w:val="0"/>
      <w:marTop w:val="0"/>
      <w:marBottom w:val="0"/>
      <w:divBdr>
        <w:top w:val="none" w:sz="0" w:space="0" w:color="auto"/>
        <w:left w:val="none" w:sz="0" w:space="0" w:color="auto"/>
        <w:bottom w:val="none" w:sz="0" w:space="0" w:color="auto"/>
        <w:right w:val="none" w:sz="0" w:space="0" w:color="auto"/>
      </w:divBdr>
      <w:divsChild>
        <w:div w:id="394940192">
          <w:marLeft w:val="0"/>
          <w:marRight w:val="0"/>
          <w:marTop w:val="0"/>
          <w:marBottom w:val="0"/>
          <w:divBdr>
            <w:top w:val="none" w:sz="0" w:space="0" w:color="auto"/>
            <w:left w:val="none" w:sz="0" w:space="0" w:color="auto"/>
            <w:bottom w:val="none" w:sz="0" w:space="0" w:color="auto"/>
            <w:right w:val="none" w:sz="0" w:space="0" w:color="auto"/>
          </w:divBdr>
          <w:divsChild>
            <w:div w:id="930883">
              <w:marLeft w:val="0"/>
              <w:marRight w:val="0"/>
              <w:marTop w:val="0"/>
              <w:marBottom w:val="0"/>
              <w:divBdr>
                <w:top w:val="none" w:sz="0" w:space="0" w:color="auto"/>
                <w:left w:val="none" w:sz="0" w:space="0" w:color="auto"/>
                <w:bottom w:val="none" w:sz="0" w:space="0" w:color="auto"/>
                <w:right w:val="none" w:sz="0" w:space="0" w:color="auto"/>
              </w:divBdr>
              <w:divsChild>
                <w:div w:id="103115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51114">
          <w:marLeft w:val="0"/>
          <w:marRight w:val="0"/>
          <w:marTop w:val="0"/>
          <w:marBottom w:val="180"/>
          <w:divBdr>
            <w:top w:val="none" w:sz="0" w:space="0" w:color="auto"/>
            <w:left w:val="none" w:sz="0" w:space="0" w:color="auto"/>
            <w:bottom w:val="none" w:sz="0" w:space="0" w:color="auto"/>
            <w:right w:val="none" w:sz="0" w:space="0" w:color="auto"/>
          </w:divBdr>
          <w:divsChild>
            <w:div w:id="224265241">
              <w:marLeft w:val="0"/>
              <w:marRight w:val="0"/>
              <w:marTop w:val="0"/>
              <w:marBottom w:val="0"/>
              <w:divBdr>
                <w:top w:val="none" w:sz="0" w:space="0" w:color="auto"/>
                <w:left w:val="none" w:sz="0" w:space="0" w:color="auto"/>
                <w:bottom w:val="none" w:sz="0" w:space="0" w:color="auto"/>
                <w:right w:val="none" w:sz="0" w:space="0" w:color="auto"/>
              </w:divBdr>
            </w:div>
          </w:divsChild>
        </w:div>
        <w:div w:id="1878009163">
          <w:marLeft w:val="0"/>
          <w:marRight w:val="0"/>
          <w:marTop w:val="0"/>
          <w:marBottom w:val="0"/>
          <w:divBdr>
            <w:top w:val="none" w:sz="0" w:space="0" w:color="auto"/>
            <w:left w:val="none" w:sz="0" w:space="0" w:color="auto"/>
            <w:bottom w:val="none" w:sz="0" w:space="0" w:color="auto"/>
            <w:right w:val="none" w:sz="0" w:space="0" w:color="auto"/>
          </w:divBdr>
          <w:divsChild>
            <w:div w:id="697239912">
              <w:marLeft w:val="0"/>
              <w:marRight w:val="0"/>
              <w:marTop w:val="0"/>
              <w:marBottom w:val="0"/>
              <w:divBdr>
                <w:top w:val="none" w:sz="0" w:space="0" w:color="auto"/>
                <w:left w:val="none" w:sz="0" w:space="0" w:color="auto"/>
                <w:bottom w:val="none" w:sz="0" w:space="0" w:color="auto"/>
                <w:right w:val="none" w:sz="0" w:space="0" w:color="auto"/>
              </w:divBdr>
              <w:divsChild>
                <w:div w:id="990790054">
                  <w:marLeft w:val="0"/>
                  <w:marRight w:val="0"/>
                  <w:marTop w:val="0"/>
                  <w:marBottom w:val="0"/>
                  <w:divBdr>
                    <w:top w:val="none" w:sz="0" w:space="0" w:color="auto"/>
                    <w:left w:val="none" w:sz="0" w:space="0" w:color="auto"/>
                    <w:bottom w:val="none" w:sz="0" w:space="0" w:color="auto"/>
                    <w:right w:val="none" w:sz="0" w:space="0" w:color="auto"/>
                  </w:divBdr>
                  <w:divsChild>
                    <w:div w:id="181456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395855">
      <w:bodyDiv w:val="1"/>
      <w:marLeft w:val="0"/>
      <w:marRight w:val="0"/>
      <w:marTop w:val="0"/>
      <w:marBottom w:val="0"/>
      <w:divBdr>
        <w:top w:val="none" w:sz="0" w:space="0" w:color="auto"/>
        <w:left w:val="none" w:sz="0" w:space="0" w:color="auto"/>
        <w:bottom w:val="none" w:sz="0" w:space="0" w:color="auto"/>
        <w:right w:val="none" w:sz="0" w:space="0" w:color="auto"/>
      </w:divBdr>
    </w:div>
    <w:div w:id="1392197296">
      <w:bodyDiv w:val="1"/>
      <w:marLeft w:val="0"/>
      <w:marRight w:val="0"/>
      <w:marTop w:val="0"/>
      <w:marBottom w:val="0"/>
      <w:divBdr>
        <w:top w:val="none" w:sz="0" w:space="0" w:color="auto"/>
        <w:left w:val="none" w:sz="0" w:space="0" w:color="auto"/>
        <w:bottom w:val="none" w:sz="0" w:space="0" w:color="auto"/>
        <w:right w:val="none" w:sz="0" w:space="0" w:color="auto"/>
      </w:divBdr>
    </w:div>
    <w:div w:id="1496460474">
      <w:bodyDiv w:val="1"/>
      <w:marLeft w:val="0"/>
      <w:marRight w:val="0"/>
      <w:marTop w:val="0"/>
      <w:marBottom w:val="0"/>
      <w:divBdr>
        <w:top w:val="none" w:sz="0" w:space="0" w:color="auto"/>
        <w:left w:val="none" w:sz="0" w:space="0" w:color="auto"/>
        <w:bottom w:val="none" w:sz="0" w:space="0" w:color="auto"/>
        <w:right w:val="none" w:sz="0" w:space="0" w:color="auto"/>
      </w:divBdr>
      <w:divsChild>
        <w:div w:id="2005932043">
          <w:marLeft w:val="0"/>
          <w:marRight w:val="0"/>
          <w:marTop w:val="0"/>
          <w:marBottom w:val="0"/>
          <w:divBdr>
            <w:top w:val="none" w:sz="0" w:space="0" w:color="auto"/>
            <w:left w:val="none" w:sz="0" w:space="0" w:color="auto"/>
            <w:bottom w:val="none" w:sz="0" w:space="0" w:color="auto"/>
            <w:right w:val="none" w:sz="0" w:space="0" w:color="auto"/>
          </w:divBdr>
          <w:divsChild>
            <w:div w:id="609047210">
              <w:marLeft w:val="0"/>
              <w:marRight w:val="0"/>
              <w:marTop w:val="0"/>
              <w:marBottom w:val="0"/>
              <w:divBdr>
                <w:top w:val="none" w:sz="0" w:space="0" w:color="auto"/>
                <w:left w:val="none" w:sz="0" w:space="0" w:color="auto"/>
                <w:bottom w:val="none" w:sz="0" w:space="0" w:color="auto"/>
                <w:right w:val="none" w:sz="0" w:space="0" w:color="auto"/>
              </w:divBdr>
              <w:divsChild>
                <w:div w:id="2022972776">
                  <w:marLeft w:val="0"/>
                  <w:marRight w:val="0"/>
                  <w:marTop w:val="0"/>
                  <w:marBottom w:val="0"/>
                  <w:divBdr>
                    <w:top w:val="none" w:sz="0" w:space="0" w:color="auto"/>
                    <w:left w:val="none" w:sz="0" w:space="0" w:color="auto"/>
                    <w:bottom w:val="none" w:sz="0" w:space="0" w:color="auto"/>
                    <w:right w:val="none" w:sz="0" w:space="0" w:color="auto"/>
                  </w:divBdr>
                  <w:divsChild>
                    <w:div w:id="204921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775468">
          <w:marLeft w:val="0"/>
          <w:marRight w:val="0"/>
          <w:marTop w:val="0"/>
          <w:marBottom w:val="180"/>
          <w:divBdr>
            <w:top w:val="none" w:sz="0" w:space="0" w:color="auto"/>
            <w:left w:val="none" w:sz="0" w:space="0" w:color="auto"/>
            <w:bottom w:val="none" w:sz="0" w:space="0" w:color="auto"/>
            <w:right w:val="none" w:sz="0" w:space="0" w:color="auto"/>
          </w:divBdr>
          <w:divsChild>
            <w:div w:id="2143648043">
              <w:marLeft w:val="0"/>
              <w:marRight w:val="0"/>
              <w:marTop w:val="0"/>
              <w:marBottom w:val="0"/>
              <w:divBdr>
                <w:top w:val="none" w:sz="0" w:space="0" w:color="auto"/>
                <w:left w:val="none" w:sz="0" w:space="0" w:color="auto"/>
                <w:bottom w:val="none" w:sz="0" w:space="0" w:color="auto"/>
                <w:right w:val="none" w:sz="0" w:space="0" w:color="auto"/>
              </w:divBdr>
            </w:div>
          </w:divsChild>
        </w:div>
        <w:div w:id="1893273585">
          <w:marLeft w:val="0"/>
          <w:marRight w:val="0"/>
          <w:marTop w:val="0"/>
          <w:marBottom w:val="0"/>
          <w:divBdr>
            <w:top w:val="none" w:sz="0" w:space="0" w:color="auto"/>
            <w:left w:val="none" w:sz="0" w:space="0" w:color="auto"/>
            <w:bottom w:val="none" w:sz="0" w:space="0" w:color="auto"/>
            <w:right w:val="none" w:sz="0" w:space="0" w:color="auto"/>
          </w:divBdr>
          <w:divsChild>
            <w:div w:id="1628000668">
              <w:marLeft w:val="0"/>
              <w:marRight w:val="0"/>
              <w:marTop w:val="0"/>
              <w:marBottom w:val="0"/>
              <w:divBdr>
                <w:top w:val="none" w:sz="0" w:space="0" w:color="auto"/>
                <w:left w:val="none" w:sz="0" w:space="0" w:color="auto"/>
                <w:bottom w:val="none" w:sz="0" w:space="0" w:color="auto"/>
                <w:right w:val="none" w:sz="0" w:space="0" w:color="auto"/>
              </w:divBdr>
              <w:divsChild>
                <w:div w:id="92441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8858">
          <w:marLeft w:val="0"/>
          <w:marRight w:val="0"/>
          <w:marTop w:val="0"/>
          <w:marBottom w:val="180"/>
          <w:divBdr>
            <w:top w:val="none" w:sz="0" w:space="0" w:color="auto"/>
            <w:left w:val="none" w:sz="0" w:space="0" w:color="auto"/>
            <w:bottom w:val="none" w:sz="0" w:space="0" w:color="auto"/>
            <w:right w:val="none" w:sz="0" w:space="0" w:color="auto"/>
          </w:divBdr>
          <w:divsChild>
            <w:div w:id="593513811">
              <w:marLeft w:val="0"/>
              <w:marRight w:val="0"/>
              <w:marTop w:val="0"/>
              <w:marBottom w:val="0"/>
              <w:divBdr>
                <w:top w:val="none" w:sz="0" w:space="0" w:color="auto"/>
                <w:left w:val="none" w:sz="0" w:space="0" w:color="auto"/>
                <w:bottom w:val="none" w:sz="0" w:space="0" w:color="auto"/>
                <w:right w:val="none" w:sz="0" w:space="0" w:color="auto"/>
              </w:divBdr>
            </w:div>
          </w:divsChild>
        </w:div>
        <w:div w:id="1246502192">
          <w:marLeft w:val="0"/>
          <w:marRight w:val="0"/>
          <w:marTop w:val="0"/>
          <w:marBottom w:val="0"/>
          <w:divBdr>
            <w:top w:val="none" w:sz="0" w:space="0" w:color="auto"/>
            <w:left w:val="none" w:sz="0" w:space="0" w:color="auto"/>
            <w:bottom w:val="none" w:sz="0" w:space="0" w:color="auto"/>
            <w:right w:val="none" w:sz="0" w:space="0" w:color="auto"/>
          </w:divBdr>
          <w:divsChild>
            <w:div w:id="889535314">
              <w:marLeft w:val="0"/>
              <w:marRight w:val="0"/>
              <w:marTop w:val="0"/>
              <w:marBottom w:val="0"/>
              <w:divBdr>
                <w:top w:val="none" w:sz="0" w:space="0" w:color="auto"/>
                <w:left w:val="none" w:sz="0" w:space="0" w:color="auto"/>
                <w:bottom w:val="none" w:sz="0" w:space="0" w:color="auto"/>
                <w:right w:val="none" w:sz="0" w:space="0" w:color="auto"/>
              </w:divBdr>
              <w:divsChild>
                <w:div w:id="72513466">
                  <w:marLeft w:val="0"/>
                  <w:marRight w:val="0"/>
                  <w:marTop w:val="0"/>
                  <w:marBottom w:val="0"/>
                  <w:divBdr>
                    <w:top w:val="none" w:sz="0" w:space="0" w:color="auto"/>
                    <w:left w:val="none" w:sz="0" w:space="0" w:color="auto"/>
                    <w:bottom w:val="none" w:sz="0" w:space="0" w:color="auto"/>
                    <w:right w:val="none" w:sz="0" w:space="0" w:color="auto"/>
                  </w:divBdr>
                  <w:divsChild>
                    <w:div w:id="196492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37744">
          <w:marLeft w:val="0"/>
          <w:marRight w:val="0"/>
          <w:marTop w:val="0"/>
          <w:marBottom w:val="180"/>
          <w:divBdr>
            <w:top w:val="none" w:sz="0" w:space="0" w:color="auto"/>
            <w:left w:val="none" w:sz="0" w:space="0" w:color="auto"/>
            <w:bottom w:val="none" w:sz="0" w:space="0" w:color="auto"/>
            <w:right w:val="none" w:sz="0" w:space="0" w:color="auto"/>
          </w:divBdr>
          <w:divsChild>
            <w:div w:id="1029574637">
              <w:marLeft w:val="0"/>
              <w:marRight w:val="0"/>
              <w:marTop w:val="0"/>
              <w:marBottom w:val="0"/>
              <w:divBdr>
                <w:top w:val="none" w:sz="0" w:space="0" w:color="auto"/>
                <w:left w:val="none" w:sz="0" w:space="0" w:color="auto"/>
                <w:bottom w:val="none" w:sz="0" w:space="0" w:color="auto"/>
                <w:right w:val="none" w:sz="0" w:space="0" w:color="auto"/>
              </w:divBdr>
            </w:div>
          </w:divsChild>
        </w:div>
        <w:div w:id="1073818602">
          <w:marLeft w:val="0"/>
          <w:marRight w:val="0"/>
          <w:marTop w:val="0"/>
          <w:marBottom w:val="0"/>
          <w:divBdr>
            <w:top w:val="none" w:sz="0" w:space="0" w:color="auto"/>
            <w:left w:val="none" w:sz="0" w:space="0" w:color="auto"/>
            <w:bottom w:val="none" w:sz="0" w:space="0" w:color="auto"/>
            <w:right w:val="none" w:sz="0" w:space="0" w:color="auto"/>
          </w:divBdr>
          <w:divsChild>
            <w:div w:id="1464038820">
              <w:marLeft w:val="0"/>
              <w:marRight w:val="0"/>
              <w:marTop w:val="0"/>
              <w:marBottom w:val="0"/>
              <w:divBdr>
                <w:top w:val="none" w:sz="0" w:space="0" w:color="auto"/>
                <w:left w:val="none" w:sz="0" w:space="0" w:color="auto"/>
                <w:bottom w:val="none" w:sz="0" w:space="0" w:color="auto"/>
                <w:right w:val="none" w:sz="0" w:space="0" w:color="auto"/>
              </w:divBdr>
              <w:divsChild>
                <w:div w:id="126572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19595">
          <w:marLeft w:val="0"/>
          <w:marRight w:val="0"/>
          <w:marTop w:val="0"/>
          <w:marBottom w:val="180"/>
          <w:divBdr>
            <w:top w:val="none" w:sz="0" w:space="0" w:color="auto"/>
            <w:left w:val="none" w:sz="0" w:space="0" w:color="auto"/>
            <w:bottom w:val="none" w:sz="0" w:space="0" w:color="auto"/>
            <w:right w:val="none" w:sz="0" w:space="0" w:color="auto"/>
          </w:divBdr>
          <w:divsChild>
            <w:div w:id="1229613883">
              <w:marLeft w:val="0"/>
              <w:marRight w:val="0"/>
              <w:marTop w:val="0"/>
              <w:marBottom w:val="0"/>
              <w:divBdr>
                <w:top w:val="none" w:sz="0" w:space="0" w:color="auto"/>
                <w:left w:val="none" w:sz="0" w:space="0" w:color="auto"/>
                <w:bottom w:val="none" w:sz="0" w:space="0" w:color="auto"/>
                <w:right w:val="none" w:sz="0" w:space="0" w:color="auto"/>
              </w:divBdr>
            </w:div>
          </w:divsChild>
        </w:div>
        <w:div w:id="1605502256">
          <w:marLeft w:val="0"/>
          <w:marRight w:val="0"/>
          <w:marTop w:val="0"/>
          <w:marBottom w:val="0"/>
          <w:divBdr>
            <w:top w:val="none" w:sz="0" w:space="0" w:color="auto"/>
            <w:left w:val="none" w:sz="0" w:space="0" w:color="auto"/>
            <w:bottom w:val="none" w:sz="0" w:space="0" w:color="auto"/>
            <w:right w:val="none" w:sz="0" w:space="0" w:color="auto"/>
          </w:divBdr>
          <w:divsChild>
            <w:div w:id="51663994">
              <w:marLeft w:val="0"/>
              <w:marRight w:val="0"/>
              <w:marTop w:val="0"/>
              <w:marBottom w:val="0"/>
              <w:divBdr>
                <w:top w:val="none" w:sz="0" w:space="0" w:color="auto"/>
                <w:left w:val="none" w:sz="0" w:space="0" w:color="auto"/>
                <w:bottom w:val="none" w:sz="0" w:space="0" w:color="auto"/>
                <w:right w:val="none" w:sz="0" w:space="0" w:color="auto"/>
              </w:divBdr>
              <w:divsChild>
                <w:div w:id="607004862">
                  <w:marLeft w:val="0"/>
                  <w:marRight w:val="0"/>
                  <w:marTop w:val="0"/>
                  <w:marBottom w:val="0"/>
                  <w:divBdr>
                    <w:top w:val="none" w:sz="0" w:space="0" w:color="auto"/>
                    <w:left w:val="none" w:sz="0" w:space="0" w:color="auto"/>
                    <w:bottom w:val="none" w:sz="0" w:space="0" w:color="auto"/>
                    <w:right w:val="none" w:sz="0" w:space="0" w:color="auto"/>
                  </w:divBdr>
                  <w:divsChild>
                    <w:div w:id="128518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075043">
          <w:marLeft w:val="0"/>
          <w:marRight w:val="0"/>
          <w:marTop w:val="0"/>
          <w:marBottom w:val="180"/>
          <w:divBdr>
            <w:top w:val="none" w:sz="0" w:space="0" w:color="auto"/>
            <w:left w:val="none" w:sz="0" w:space="0" w:color="auto"/>
            <w:bottom w:val="none" w:sz="0" w:space="0" w:color="auto"/>
            <w:right w:val="none" w:sz="0" w:space="0" w:color="auto"/>
          </w:divBdr>
          <w:divsChild>
            <w:div w:id="190846221">
              <w:marLeft w:val="0"/>
              <w:marRight w:val="0"/>
              <w:marTop w:val="0"/>
              <w:marBottom w:val="0"/>
              <w:divBdr>
                <w:top w:val="none" w:sz="0" w:space="0" w:color="auto"/>
                <w:left w:val="none" w:sz="0" w:space="0" w:color="auto"/>
                <w:bottom w:val="none" w:sz="0" w:space="0" w:color="auto"/>
                <w:right w:val="none" w:sz="0" w:space="0" w:color="auto"/>
              </w:divBdr>
            </w:div>
          </w:divsChild>
        </w:div>
        <w:div w:id="290790413">
          <w:marLeft w:val="0"/>
          <w:marRight w:val="0"/>
          <w:marTop w:val="0"/>
          <w:marBottom w:val="0"/>
          <w:divBdr>
            <w:top w:val="none" w:sz="0" w:space="0" w:color="auto"/>
            <w:left w:val="none" w:sz="0" w:space="0" w:color="auto"/>
            <w:bottom w:val="none" w:sz="0" w:space="0" w:color="auto"/>
            <w:right w:val="none" w:sz="0" w:space="0" w:color="auto"/>
          </w:divBdr>
          <w:divsChild>
            <w:div w:id="1536118093">
              <w:marLeft w:val="0"/>
              <w:marRight w:val="0"/>
              <w:marTop w:val="0"/>
              <w:marBottom w:val="0"/>
              <w:divBdr>
                <w:top w:val="none" w:sz="0" w:space="0" w:color="auto"/>
                <w:left w:val="none" w:sz="0" w:space="0" w:color="auto"/>
                <w:bottom w:val="none" w:sz="0" w:space="0" w:color="auto"/>
                <w:right w:val="none" w:sz="0" w:space="0" w:color="auto"/>
              </w:divBdr>
              <w:divsChild>
                <w:div w:id="202362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00421">
          <w:marLeft w:val="0"/>
          <w:marRight w:val="0"/>
          <w:marTop w:val="0"/>
          <w:marBottom w:val="180"/>
          <w:divBdr>
            <w:top w:val="none" w:sz="0" w:space="0" w:color="auto"/>
            <w:left w:val="none" w:sz="0" w:space="0" w:color="auto"/>
            <w:bottom w:val="none" w:sz="0" w:space="0" w:color="auto"/>
            <w:right w:val="none" w:sz="0" w:space="0" w:color="auto"/>
          </w:divBdr>
          <w:divsChild>
            <w:div w:id="1021661791">
              <w:marLeft w:val="0"/>
              <w:marRight w:val="0"/>
              <w:marTop w:val="0"/>
              <w:marBottom w:val="0"/>
              <w:divBdr>
                <w:top w:val="none" w:sz="0" w:space="0" w:color="auto"/>
                <w:left w:val="none" w:sz="0" w:space="0" w:color="auto"/>
                <w:bottom w:val="none" w:sz="0" w:space="0" w:color="auto"/>
                <w:right w:val="none" w:sz="0" w:space="0" w:color="auto"/>
              </w:divBdr>
            </w:div>
          </w:divsChild>
        </w:div>
        <w:div w:id="551040818">
          <w:marLeft w:val="0"/>
          <w:marRight w:val="0"/>
          <w:marTop w:val="0"/>
          <w:marBottom w:val="0"/>
          <w:divBdr>
            <w:top w:val="none" w:sz="0" w:space="0" w:color="auto"/>
            <w:left w:val="none" w:sz="0" w:space="0" w:color="auto"/>
            <w:bottom w:val="none" w:sz="0" w:space="0" w:color="auto"/>
            <w:right w:val="none" w:sz="0" w:space="0" w:color="auto"/>
          </w:divBdr>
          <w:divsChild>
            <w:div w:id="1034303536">
              <w:marLeft w:val="0"/>
              <w:marRight w:val="0"/>
              <w:marTop w:val="0"/>
              <w:marBottom w:val="0"/>
              <w:divBdr>
                <w:top w:val="none" w:sz="0" w:space="0" w:color="auto"/>
                <w:left w:val="none" w:sz="0" w:space="0" w:color="auto"/>
                <w:bottom w:val="none" w:sz="0" w:space="0" w:color="auto"/>
                <w:right w:val="none" w:sz="0" w:space="0" w:color="auto"/>
              </w:divBdr>
              <w:divsChild>
                <w:div w:id="907962153">
                  <w:marLeft w:val="0"/>
                  <w:marRight w:val="0"/>
                  <w:marTop w:val="0"/>
                  <w:marBottom w:val="0"/>
                  <w:divBdr>
                    <w:top w:val="none" w:sz="0" w:space="0" w:color="auto"/>
                    <w:left w:val="none" w:sz="0" w:space="0" w:color="auto"/>
                    <w:bottom w:val="none" w:sz="0" w:space="0" w:color="auto"/>
                    <w:right w:val="none" w:sz="0" w:space="0" w:color="auto"/>
                  </w:divBdr>
                  <w:divsChild>
                    <w:div w:id="1181504903">
                      <w:marLeft w:val="0"/>
                      <w:marRight w:val="0"/>
                      <w:marTop w:val="0"/>
                      <w:marBottom w:val="0"/>
                      <w:divBdr>
                        <w:top w:val="none" w:sz="0" w:space="0" w:color="auto"/>
                        <w:left w:val="none" w:sz="0" w:space="0" w:color="auto"/>
                        <w:bottom w:val="none" w:sz="0" w:space="0" w:color="auto"/>
                        <w:right w:val="none" w:sz="0" w:space="0" w:color="auto"/>
                      </w:divBdr>
                      <w:divsChild>
                        <w:div w:id="29807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383773">
          <w:marLeft w:val="0"/>
          <w:marRight w:val="0"/>
          <w:marTop w:val="0"/>
          <w:marBottom w:val="180"/>
          <w:divBdr>
            <w:top w:val="none" w:sz="0" w:space="0" w:color="auto"/>
            <w:left w:val="none" w:sz="0" w:space="0" w:color="auto"/>
            <w:bottom w:val="none" w:sz="0" w:space="0" w:color="auto"/>
            <w:right w:val="none" w:sz="0" w:space="0" w:color="auto"/>
          </w:divBdr>
          <w:divsChild>
            <w:div w:id="101921961">
              <w:marLeft w:val="0"/>
              <w:marRight w:val="0"/>
              <w:marTop w:val="0"/>
              <w:marBottom w:val="0"/>
              <w:divBdr>
                <w:top w:val="none" w:sz="0" w:space="0" w:color="auto"/>
                <w:left w:val="none" w:sz="0" w:space="0" w:color="auto"/>
                <w:bottom w:val="none" w:sz="0" w:space="0" w:color="auto"/>
                <w:right w:val="none" w:sz="0" w:space="0" w:color="auto"/>
              </w:divBdr>
            </w:div>
          </w:divsChild>
        </w:div>
        <w:div w:id="520239193">
          <w:marLeft w:val="0"/>
          <w:marRight w:val="0"/>
          <w:marTop w:val="0"/>
          <w:marBottom w:val="0"/>
          <w:divBdr>
            <w:top w:val="none" w:sz="0" w:space="0" w:color="auto"/>
            <w:left w:val="none" w:sz="0" w:space="0" w:color="auto"/>
            <w:bottom w:val="none" w:sz="0" w:space="0" w:color="auto"/>
            <w:right w:val="none" w:sz="0" w:space="0" w:color="auto"/>
          </w:divBdr>
          <w:divsChild>
            <w:div w:id="605844986">
              <w:marLeft w:val="0"/>
              <w:marRight w:val="0"/>
              <w:marTop w:val="0"/>
              <w:marBottom w:val="0"/>
              <w:divBdr>
                <w:top w:val="none" w:sz="0" w:space="0" w:color="auto"/>
                <w:left w:val="none" w:sz="0" w:space="0" w:color="auto"/>
                <w:bottom w:val="none" w:sz="0" w:space="0" w:color="auto"/>
                <w:right w:val="none" w:sz="0" w:space="0" w:color="auto"/>
              </w:divBdr>
              <w:divsChild>
                <w:div w:id="141986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4096">
          <w:marLeft w:val="0"/>
          <w:marRight w:val="0"/>
          <w:marTop w:val="0"/>
          <w:marBottom w:val="180"/>
          <w:divBdr>
            <w:top w:val="none" w:sz="0" w:space="0" w:color="auto"/>
            <w:left w:val="none" w:sz="0" w:space="0" w:color="auto"/>
            <w:bottom w:val="none" w:sz="0" w:space="0" w:color="auto"/>
            <w:right w:val="none" w:sz="0" w:space="0" w:color="auto"/>
          </w:divBdr>
          <w:divsChild>
            <w:div w:id="883978168">
              <w:marLeft w:val="0"/>
              <w:marRight w:val="0"/>
              <w:marTop w:val="0"/>
              <w:marBottom w:val="0"/>
              <w:divBdr>
                <w:top w:val="none" w:sz="0" w:space="0" w:color="auto"/>
                <w:left w:val="none" w:sz="0" w:space="0" w:color="auto"/>
                <w:bottom w:val="none" w:sz="0" w:space="0" w:color="auto"/>
                <w:right w:val="none" w:sz="0" w:space="0" w:color="auto"/>
              </w:divBdr>
            </w:div>
          </w:divsChild>
        </w:div>
        <w:div w:id="1718624580">
          <w:marLeft w:val="0"/>
          <w:marRight w:val="0"/>
          <w:marTop w:val="0"/>
          <w:marBottom w:val="0"/>
          <w:divBdr>
            <w:top w:val="none" w:sz="0" w:space="0" w:color="auto"/>
            <w:left w:val="none" w:sz="0" w:space="0" w:color="auto"/>
            <w:bottom w:val="none" w:sz="0" w:space="0" w:color="auto"/>
            <w:right w:val="none" w:sz="0" w:space="0" w:color="auto"/>
          </w:divBdr>
          <w:divsChild>
            <w:div w:id="200287017">
              <w:marLeft w:val="0"/>
              <w:marRight w:val="0"/>
              <w:marTop w:val="0"/>
              <w:marBottom w:val="0"/>
              <w:divBdr>
                <w:top w:val="none" w:sz="0" w:space="0" w:color="auto"/>
                <w:left w:val="none" w:sz="0" w:space="0" w:color="auto"/>
                <w:bottom w:val="none" w:sz="0" w:space="0" w:color="auto"/>
                <w:right w:val="none" w:sz="0" w:space="0" w:color="auto"/>
              </w:divBdr>
              <w:divsChild>
                <w:div w:id="562839376">
                  <w:marLeft w:val="0"/>
                  <w:marRight w:val="0"/>
                  <w:marTop w:val="0"/>
                  <w:marBottom w:val="0"/>
                  <w:divBdr>
                    <w:top w:val="none" w:sz="0" w:space="0" w:color="auto"/>
                    <w:left w:val="none" w:sz="0" w:space="0" w:color="auto"/>
                    <w:bottom w:val="none" w:sz="0" w:space="0" w:color="auto"/>
                    <w:right w:val="none" w:sz="0" w:space="0" w:color="auto"/>
                  </w:divBdr>
                  <w:divsChild>
                    <w:div w:id="82909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677737">
          <w:marLeft w:val="0"/>
          <w:marRight w:val="0"/>
          <w:marTop w:val="0"/>
          <w:marBottom w:val="180"/>
          <w:divBdr>
            <w:top w:val="none" w:sz="0" w:space="0" w:color="auto"/>
            <w:left w:val="none" w:sz="0" w:space="0" w:color="auto"/>
            <w:bottom w:val="none" w:sz="0" w:space="0" w:color="auto"/>
            <w:right w:val="none" w:sz="0" w:space="0" w:color="auto"/>
          </w:divBdr>
          <w:divsChild>
            <w:div w:id="1159926937">
              <w:marLeft w:val="0"/>
              <w:marRight w:val="0"/>
              <w:marTop w:val="0"/>
              <w:marBottom w:val="0"/>
              <w:divBdr>
                <w:top w:val="none" w:sz="0" w:space="0" w:color="auto"/>
                <w:left w:val="none" w:sz="0" w:space="0" w:color="auto"/>
                <w:bottom w:val="none" w:sz="0" w:space="0" w:color="auto"/>
                <w:right w:val="none" w:sz="0" w:space="0" w:color="auto"/>
              </w:divBdr>
            </w:div>
          </w:divsChild>
        </w:div>
        <w:div w:id="1821842970">
          <w:marLeft w:val="0"/>
          <w:marRight w:val="0"/>
          <w:marTop w:val="0"/>
          <w:marBottom w:val="0"/>
          <w:divBdr>
            <w:top w:val="none" w:sz="0" w:space="0" w:color="auto"/>
            <w:left w:val="none" w:sz="0" w:space="0" w:color="auto"/>
            <w:bottom w:val="none" w:sz="0" w:space="0" w:color="auto"/>
            <w:right w:val="none" w:sz="0" w:space="0" w:color="auto"/>
          </w:divBdr>
          <w:divsChild>
            <w:div w:id="1184783005">
              <w:marLeft w:val="0"/>
              <w:marRight w:val="0"/>
              <w:marTop w:val="0"/>
              <w:marBottom w:val="0"/>
              <w:divBdr>
                <w:top w:val="none" w:sz="0" w:space="0" w:color="auto"/>
                <w:left w:val="none" w:sz="0" w:space="0" w:color="auto"/>
                <w:bottom w:val="none" w:sz="0" w:space="0" w:color="auto"/>
                <w:right w:val="none" w:sz="0" w:space="0" w:color="auto"/>
              </w:divBdr>
              <w:divsChild>
                <w:div w:id="131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856670">
          <w:marLeft w:val="0"/>
          <w:marRight w:val="0"/>
          <w:marTop w:val="0"/>
          <w:marBottom w:val="180"/>
          <w:divBdr>
            <w:top w:val="none" w:sz="0" w:space="0" w:color="auto"/>
            <w:left w:val="none" w:sz="0" w:space="0" w:color="auto"/>
            <w:bottom w:val="none" w:sz="0" w:space="0" w:color="auto"/>
            <w:right w:val="none" w:sz="0" w:space="0" w:color="auto"/>
          </w:divBdr>
          <w:divsChild>
            <w:div w:id="1784419036">
              <w:marLeft w:val="0"/>
              <w:marRight w:val="0"/>
              <w:marTop w:val="0"/>
              <w:marBottom w:val="0"/>
              <w:divBdr>
                <w:top w:val="none" w:sz="0" w:space="0" w:color="auto"/>
                <w:left w:val="none" w:sz="0" w:space="0" w:color="auto"/>
                <w:bottom w:val="none" w:sz="0" w:space="0" w:color="auto"/>
                <w:right w:val="none" w:sz="0" w:space="0" w:color="auto"/>
              </w:divBdr>
            </w:div>
          </w:divsChild>
        </w:div>
        <w:div w:id="1475676516">
          <w:marLeft w:val="0"/>
          <w:marRight w:val="0"/>
          <w:marTop w:val="0"/>
          <w:marBottom w:val="0"/>
          <w:divBdr>
            <w:top w:val="none" w:sz="0" w:space="0" w:color="auto"/>
            <w:left w:val="none" w:sz="0" w:space="0" w:color="auto"/>
            <w:bottom w:val="none" w:sz="0" w:space="0" w:color="auto"/>
            <w:right w:val="none" w:sz="0" w:space="0" w:color="auto"/>
          </w:divBdr>
          <w:divsChild>
            <w:div w:id="175311338">
              <w:marLeft w:val="0"/>
              <w:marRight w:val="0"/>
              <w:marTop w:val="0"/>
              <w:marBottom w:val="0"/>
              <w:divBdr>
                <w:top w:val="none" w:sz="0" w:space="0" w:color="auto"/>
                <w:left w:val="none" w:sz="0" w:space="0" w:color="auto"/>
                <w:bottom w:val="none" w:sz="0" w:space="0" w:color="auto"/>
                <w:right w:val="none" w:sz="0" w:space="0" w:color="auto"/>
              </w:divBdr>
              <w:divsChild>
                <w:div w:id="1992979581">
                  <w:marLeft w:val="0"/>
                  <w:marRight w:val="0"/>
                  <w:marTop w:val="0"/>
                  <w:marBottom w:val="0"/>
                  <w:divBdr>
                    <w:top w:val="none" w:sz="0" w:space="0" w:color="auto"/>
                    <w:left w:val="none" w:sz="0" w:space="0" w:color="auto"/>
                    <w:bottom w:val="none" w:sz="0" w:space="0" w:color="auto"/>
                    <w:right w:val="none" w:sz="0" w:space="0" w:color="auto"/>
                  </w:divBdr>
                  <w:divsChild>
                    <w:div w:id="147536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044235">
          <w:marLeft w:val="0"/>
          <w:marRight w:val="0"/>
          <w:marTop w:val="0"/>
          <w:marBottom w:val="180"/>
          <w:divBdr>
            <w:top w:val="none" w:sz="0" w:space="0" w:color="auto"/>
            <w:left w:val="none" w:sz="0" w:space="0" w:color="auto"/>
            <w:bottom w:val="none" w:sz="0" w:space="0" w:color="auto"/>
            <w:right w:val="none" w:sz="0" w:space="0" w:color="auto"/>
          </w:divBdr>
          <w:divsChild>
            <w:div w:id="1362511320">
              <w:marLeft w:val="0"/>
              <w:marRight w:val="0"/>
              <w:marTop w:val="0"/>
              <w:marBottom w:val="0"/>
              <w:divBdr>
                <w:top w:val="none" w:sz="0" w:space="0" w:color="auto"/>
                <w:left w:val="none" w:sz="0" w:space="0" w:color="auto"/>
                <w:bottom w:val="none" w:sz="0" w:space="0" w:color="auto"/>
                <w:right w:val="none" w:sz="0" w:space="0" w:color="auto"/>
              </w:divBdr>
            </w:div>
          </w:divsChild>
        </w:div>
        <w:div w:id="211961568">
          <w:marLeft w:val="0"/>
          <w:marRight w:val="0"/>
          <w:marTop w:val="0"/>
          <w:marBottom w:val="0"/>
          <w:divBdr>
            <w:top w:val="none" w:sz="0" w:space="0" w:color="auto"/>
            <w:left w:val="none" w:sz="0" w:space="0" w:color="auto"/>
            <w:bottom w:val="none" w:sz="0" w:space="0" w:color="auto"/>
            <w:right w:val="none" w:sz="0" w:space="0" w:color="auto"/>
          </w:divBdr>
          <w:divsChild>
            <w:div w:id="1488983228">
              <w:marLeft w:val="0"/>
              <w:marRight w:val="0"/>
              <w:marTop w:val="0"/>
              <w:marBottom w:val="0"/>
              <w:divBdr>
                <w:top w:val="none" w:sz="0" w:space="0" w:color="auto"/>
                <w:left w:val="none" w:sz="0" w:space="0" w:color="auto"/>
                <w:bottom w:val="none" w:sz="0" w:space="0" w:color="auto"/>
                <w:right w:val="none" w:sz="0" w:space="0" w:color="auto"/>
              </w:divBdr>
              <w:divsChild>
                <w:div w:id="183549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454909">
          <w:marLeft w:val="0"/>
          <w:marRight w:val="0"/>
          <w:marTop w:val="0"/>
          <w:marBottom w:val="180"/>
          <w:divBdr>
            <w:top w:val="none" w:sz="0" w:space="0" w:color="auto"/>
            <w:left w:val="none" w:sz="0" w:space="0" w:color="auto"/>
            <w:bottom w:val="none" w:sz="0" w:space="0" w:color="auto"/>
            <w:right w:val="none" w:sz="0" w:space="0" w:color="auto"/>
          </w:divBdr>
          <w:divsChild>
            <w:div w:id="511997632">
              <w:marLeft w:val="0"/>
              <w:marRight w:val="0"/>
              <w:marTop w:val="0"/>
              <w:marBottom w:val="0"/>
              <w:divBdr>
                <w:top w:val="none" w:sz="0" w:space="0" w:color="auto"/>
                <w:left w:val="none" w:sz="0" w:space="0" w:color="auto"/>
                <w:bottom w:val="none" w:sz="0" w:space="0" w:color="auto"/>
                <w:right w:val="none" w:sz="0" w:space="0" w:color="auto"/>
              </w:divBdr>
            </w:div>
          </w:divsChild>
        </w:div>
        <w:div w:id="1997877428">
          <w:marLeft w:val="0"/>
          <w:marRight w:val="0"/>
          <w:marTop w:val="0"/>
          <w:marBottom w:val="0"/>
          <w:divBdr>
            <w:top w:val="none" w:sz="0" w:space="0" w:color="auto"/>
            <w:left w:val="none" w:sz="0" w:space="0" w:color="auto"/>
            <w:bottom w:val="none" w:sz="0" w:space="0" w:color="auto"/>
            <w:right w:val="none" w:sz="0" w:space="0" w:color="auto"/>
          </w:divBdr>
          <w:divsChild>
            <w:div w:id="2098944163">
              <w:marLeft w:val="0"/>
              <w:marRight w:val="0"/>
              <w:marTop w:val="0"/>
              <w:marBottom w:val="0"/>
              <w:divBdr>
                <w:top w:val="none" w:sz="0" w:space="0" w:color="auto"/>
                <w:left w:val="none" w:sz="0" w:space="0" w:color="auto"/>
                <w:bottom w:val="none" w:sz="0" w:space="0" w:color="auto"/>
                <w:right w:val="none" w:sz="0" w:space="0" w:color="auto"/>
              </w:divBdr>
              <w:divsChild>
                <w:div w:id="2024087818">
                  <w:marLeft w:val="0"/>
                  <w:marRight w:val="0"/>
                  <w:marTop w:val="0"/>
                  <w:marBottom w:val="0"/>
                  <w:divBdr>
                    <w:top w:val="none" w:sz="0" w:space="0" w:color="auto"/>
                    <w:left w:val="none" w:sz="0" w:space="0" w:color="auto"/>
                    <w:bottom w:val="none" w:sz="0" w:space="0" w:color="auto"/>
                    <w:right w:val="none" w:sz="0" w:space="0" w:color="auto"/>
                  </w:divBdr>
                  <w:divsChild>
                    <w:div w:id="178457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310129">
          <w:marLeft w:val="0"/>
          <w:marRight w:val="0"/>
          <w:marTop w:val="0"/>
          <w:marBottom w:val="180"/>
          <w:divBdr>
            <w:top w:val="none" w:sz="0" w:space="0" w:color="auto"/>
            <w:left w:val="none" w:sz="0" w:space="0" w:color="auto"/>
            <w:bottom w:val="none" w:sz="0" w:space="0" w:color="auto"/>
            <w:right w:val="none" w:sz="0" w:space="0" w:color="auto"/>
          </w:divBdr>
          <w:divsChild>
            <w:div w:id="1927349363">
              <w:marLeft w:val="0"/>
              <w:marRight w:val="0"/>
              <w:marTop w:val="0"/>
              <w:marBottom w:val="0"/>
              <w:divBdr>
                <w:top w:val="none" w:sz="0" w:space="0" w:color="auto"/>
                <w:left w:val="none" w:sz="0" w:space="0" w:color="auto"/>
                <w:bottom w:val="none" w:sz="0" w:space="0" w:color="auto"/>
                <w:right w:val="none" w:sz="0" w:space="0" w:color="auto"/>
              </w:divBdr>
            </w:div>
          </w:divsChild>
        </w:div>
        <w:div w:id="367295781">
          <w:marLeft w:val="0"/>
          <w:marRight w:val="0"/>
          <w:marTop w:val="0"/>
          <w:marBottom w:val="0"/>
          <w:divBdr>
            <w:top w:val="none" w:sz="0" w:space="0" w:color="auto"/>
            <w:left w:val="none" w:sz="0" w:space="0" w:color="auto"/>
            <w:bottom w:val="none" w:sz="0" w:space="0" w:color="auto"/>
            <w:right w:val="none" w:sz="0" w:space="0" w:color="auto"/>
          </w:divBdr>
          <w:divsChild>
            <w:div w:id="1749158770">
              <w:marLeft w:val="0"/>
              <w:marRight w:val="0"/>
              <w:marTop w:val="0"/>
              <w:marBottom w:val="0"/>
              <w:divBdr>
                <w:top w:val="none" w:sz="0" w:space="0" w:color="auto"/>
                <w:left w:val="none" w:sz="0" w:space="0" w:color="auto"/>
                <w:bottom w:val="none" w:sz="0" w:space="0" w:color="auto"/>
                <w:right w:val="none" w:sz="0" w:space="0" w:color="auto"/>
              </w:divBdr>
              <w:divsChild>
                <w:div w:id="116039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25745">
          <w:marLeft w:val="0"/>
          <w:marRight w:val="0"/>
          <w:marTop w:val="0"/>
          <w:marBottom w:val="180"/>
          <w:divBdr>
            <w:top w:val="none" w:sz="0" w:space="0" w:color="auto"/>
            <w:left w:val="none" w:sz="0" w:space="0" w:color="auto"/>
            <w:bottom w:val="none" w:sz="0" w:space="0" w:color="auto"/>
            <w:right w:val="none" w:sz="0" w:space="0" w:color="auto"/>
          </w:divBdr>
          <w:divsChild>
            <w:div w:id="551043373">
              <w:marLeft w:val="0"/>
              <w:marRight w:val="0"/>
              <w:marTop w:val="0"/>
              <w:marBottom w:val="0"/>
              <w:divBdr>
                <w:top w:val="none" w:sz="0" w:space="0" w:color="auto"/>
                <w:left w:val="none" w:sz="0" w:space="0" w:color="auto"/>
                <w:bottom w:val="none" w:sz="0" w:space="0" w:color="auto"/>
                <w:right w:val="none" w:sz="0" w:space="0" w:color="auto"/>
              </w:divBdr>
            </w:div>
          </w:divsChild>
        </w:div>
        <w:div w:id="1702121253">
          <w:marLeft w:val="0"/>
          <w:marRight w:val="0"/>
          <w:marTop w:val="0"/>
          <w:marBottom w:val="0"/>
          <w:divBdr>
            <w:top w:val="none" w:sz="0" w:space="0" w:color="auto"/>
            <w:left w:val="none" w:sz="0" w:space="0" w:color="auto"/>
            <w:bottom w:val="none" w:sz="0" w:space="0" w:color="auto"/>
            <w:right w:val="none" w:sz="0" w:space="0" w:color="auto"/>
          </w:divBdr>
          <w:divsChild>
            <w:div w:id="1518274877">
              <w:marLeft w:val="0"/>
              <w:marRight w:val="0"/>
              <w:marTop w:val="0"/>
              <w:marBottom w:val="0"/>
              <w:divBdr>
                <w:top w:val="none" w:sz="0" w:space="0" w:color="auto"/>
                <w:left w:val="none" w:sz="0" w:space="0" w:color="auto"/>
                <w:bottom w:val="none" w:sz="0" w:space="0" w:color="auto"/>
                <w:right w:val="none" w:sz="0" w:space="0" w:color="auto"/>
              </w:divBdr>
              <w:divsChild>
                <w:div w:id="573005212">
                  <w:marLeft w:val="0"/>
                  <w:marRight w:val="0"/>
                  <w:marTop w:val="0"/>
                  <w:marBottom w:val="0"/>
                  <w:divBdr>
                    <w:top w:val="none" w:sz="0" w:space="0" w:color="auto"/>
                    <w:left w:val="none" w:sz="0" w:space="0" w:color="auto"/>
                    <w:bottom w:val="none" w:sz="0" w:space="0" w:color="auto"/>
                    <w:right w:val="none" w:sz="0" w:space="0" w:color="auto"/>
                  </w:divBdr>
                  <w:divsChild>
                    <w:div w:id="175115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726921">
      <w:bodyDiv w:val="1"/>
      <w:marLeft w:val="0"/>
      <w:marRight w:val="0"/>
      <w:marTop w:val="0"/>
      <w:marBottom w:val="0"/>
      <w:divBdr>
        <w:top w:val="none" w:sz="0" w:space="0" w:color="auto"/>
        <w:left w:val="none" w:sz="0" w:space="0" w:color="auto"/>
        <w:bottom w:val="none" w:sz="0" w:space="0" w:color="auto"/>
        <w:right w:val="none" w:sz="0" w:space="0" w:color="auto"/>
      </w:divBdr>
    </w:div>
    <w:div w:id="1594587046">
      <w:bodyDiv w:val="1"/>
      <w:marLeft w:val="0"/>
      <w:marRight w:val="0"/>
      <w:marTop w:val="0"/>
      <w:marBottom w:val="0"/>
      <w:divBdr>
        <w:top w:val="none" w:sz="0" w:space="0" w:color="auto"/>
        <w:left w:val="none" w:sz="0" w:space="0" w:color="auto"/>
        <w:bottom w:val="none" w:sz="0" w:space="0" w:color="auto"/>
        <w:right w:val="none" w:sz="0" w:space="0" w:color="auto"/>
      </w:divBdr>
    </w:div>
    <w:div w:id="1681397021">
      <w:bodyDiv w:val="1"/>
      <w:marLeft w:val="0"/>
      <w:marRight w:val="0"/>
      <w:marTop w:val="0"/>
      <w:marBottom w:val="0"/>
      <w:divBdr>
        <w:top w:val="none" w:sz="0" w:space="0" w:color="auto"/>
        <w:left w:val="none" w:sz="0" w:space="0" w:color="auto"/>
        <w:bottom w:val="none" w:sz="0" w:space="0" w:color="auto"/>
        <w:right w:val="none" w:sz="0" w:space="0" w:color="auto"/>
      </w:divBdr>
      <w:divsChild>
        <w:div w:id="50143087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37898259">
      <w:bodyDiv w:val="1"/>
      <w:marLeft w:val="0"/>
      <w:marRight w:val="0"/>
      <w:marTop w:val="0"/>
      <w:marBottom w:val="0"/>
      <w:divBdr>
        <w:top w:val="none" w:sz="0" w:space="0" w:color="auto"/>
        <w:left w:val="none" w:sz="0" w:space="0" w:color="auto"/>
        <w:bottom w:val="none" w:sz="0" w:space="0" w:color="auto"/>
        <w:right w:val="none" w:sz="0" w:space="0" w:color="auto"/>
      </w:divBdr>
    </w:div>
    <w:div w:id="19523976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26" Type="http://schemas.openxmlformats.org/officeDocument/2006/relationships/hyperlink" Target="https://www.wolframalpha.com/input?i=solve+n%2F6+%3D+2n%2Fln%282n%29&amp;lang=es" TargetMode="External"/><Relationship Id="rId21" Type="http://schemas.openxmlformats.org/officeDocument/2006/relationships/hyperlink" Target="%20" TargetMode="External"/><Relationship Id="rId42" Type="http://schemas.openxmlformats.org/officeDocument/2006/relationships/hyperlink" Target="https://cs.stackexchange.com/questions/108598/why-was-primality-test-thought-to-be-np" TargetMode="External"/><Relationship Id="rId47" Type="http://schemas.openxmlformats.org/officeDocument/2006/relationships/hyperlink" Target="https://stackoverflow.com/questions/622/most-efficient-code-for-the-first-10000-prime-numbers" TargetMode="External"/><Relationship Id="rId63" Type="http://schemas.openxmlformats.org/officeDocument/2006/relationships/hyperlink" Target="https://es.wikipedia.org/wiki/Christian_Goldbach" TargetMode="External"/><Relationship Id="rId68" Type="http://schemas.openxmlformats.org/officeDocument/2006/relationships/hyperlink" Target="https://es.wikipedia.org/wiki/Christian_Goldbach" TargetMode="External"/><Relationship Id="rId84" Type="http://schemas.openxmlformats.org/officeDocument/2006/relationships/hyperlink" Target="https://math.stackexchange.com/questions/3597380/prove-that-there-is-no-non-constant-polynomial-px-with-integer-coefficients" TargetMode="External"/><Relationship Id="rId16" Type="http://schemas.openxmlformats.org/officeDocument/2006/relationships/hyperlink" Target="https://es.wikipedia.org/wiki/N%C3%BAmero_primo_factorial" TargetMode="External"/><Relationship Id="rId11" Type="http://schemas.openxmlformats.org/officeDocument/2006/relationships/hyperlink" Target="https://www.fdi.ucm.es/profesor/fpeinado/courses/compiling/Repaso-LenguajesFormales.pdf" TargetMode="External"/><Relationship Id="rId32" Type="http://schemas.openxmlformats.org/officeDocument/2006/relationships/hyperlink" Target="https://es.wikipedia.org/wiki/F%C3%B3rmula_de_los_n%C3%BAmeros_primos" TargetMode="External"/><Relationship Id="rId37" Type="http://schemas.openxmlformats.org/officeDocument/2006/relationships/hyperlink" Target="https://es.wikipedia.org/wiki/F%C3%B3rmula_de_los_n%C3%BAmeros_primos" TargetMode="External"/><Relationship Id="rId53" Type="http://schemas.openxmlformats.org/officeDocument/2006/relationships/hyperlink" Target="https://math.stackexchange.com/questions/2491045/how-many-primes-do-i-need-to-check-to-confirm-that-an-integer-l-is-prime" TargetMode="External"/><Relationship Id="rId58" Type="http://schemas.openxmlformats.org/officeDocument/2006/relationships/hyperlink" Target="https://es.wikipedia.org/wiki/Christian_Goldbach" TargetMode="External"/><Relationship Id="rId74" Type="http://schemas.openxmlformats.org/officeDocument/2006/relationships/hyperlink" Target="https://en.wikipedia.org/wiki/Abel%E2%80%93Ruffini_theorem" TargetMode="External"/><Relationship Id="rId79" Type="http://schemas.openxmlformats.org/officeDocument/2006/relationships/hyperlink" Target="https://dbpedia.org/page/Abel%E2%80%93Ruffini_theorem" TargetMode="External"/><Relationship Id="rId5" Type="http://schemas.openxmlformats.org/officeDocument/2006/relationships/hyperlink" Target="https://lemnismath.org/2020/09/una-formula-para-generar-numeros-primos/" TargetMode="External"/><Relationship Id="rId19" Type="http://schemas.openxmlformats.org/officeDocument/2006/relationships/hyperlink" Target="https://www.gaussianos.com/la-conjetura-de-goldbach/" TargetMode="External"/><Relationship Id="rId14" Type="http://schemas.openxmlformats.org/officeDocument/2006/relationships/hyperlink" Target="https://www.cartagena99.com/recursos/alumnos/apuntes/tema2_Leguajes.pdf" TargetMode="External"/><Relationship Id="rId22" Type="http://schemas.openxmlformats.org/officeDocument/2006/relationships/hyperlink" Target="https://upvedues-my.sharepoint.com/:u:/g/personal/vmanalb_upv_edu_es/Ef-lyH5ScEdGr2ieoy0Xb8QBhHOILDM6T8C3_Z5a5yoWvA?e=X35woQ" TargetMode="External"/><Relationship Id="rId27" Type="http://schemas.openxmlformats.org/officeDocument/2006/relationships/hyperlink" Target="http://formella.webs.uvigo.es/doc/talf05/talf.pdf" TargetMode="External"/><Relationship Id="rId30" Type="http://schemas.openxmlformats.org/officeDocument/2006/relationships/hyperlink" Target="https://redined.educacion.gob.es/xmlui/bitstream/handle/11162/224504/F%C3%B3rmulas.pdf?sequence=1" TargetMode="External"/><Relationship Id="rId35" Type="http://schemas.openxmlformats.org/officeDocument/2006/relationships/hyperlink" Target="http://formella.webs.uvigo.es/doc/talf05/talf.pdf" TargetMode="External"/><Relationship Id="rId43" Type="http://schemas.openxmlformats.org/officeDocument/2006/relationships/hyperlink" Target="https://cs.stackexchange.com/questions/108598/why-was-primality-test-thought-to-be-np" TargetMode="External"/><Relationship Id="rId48" Type="http://schemas.openxmlformats.org/officeDocument/2006/relationships/hyperlink" Target="https://stackoverflow.com/questions/622/most-efficient-code-for-the-first-10000-prime-numbers" TargetMode="External"/><Relationship Id="rId56" Type="http://schemas.openxmlformats.org/officeDocument/2006/relationships/hyperlink" Target="https://es.wikipedia.org/wiki/Christian_Goldbach" TargetMode="External"/><Relationship Id="rId64" Type="http://schemas.openxmlformats.org/officeDocument/2006/relationships/hyperlink" Target="https://es.wikipedia.org/wiki/Christian_Goldbach" TargetMode="External"/><Relationship Id="rId69" Type="http://schemas.openxmlformats.org/officeDocument/2006/relationships/hyperlink" Target="https://es.wikipedia.org/wiki/Christian_Goldbach" TargetMode="External"/><Relationship Id="rId77" Type="http://schemas.openxmlformats.org/officeDocument/2006/relationships/hyperlink" Target="https://proofassistants.stackexchange.com/questions/1403/auto-generating-the-proof-of-infinitude-of-primes" TargetMode="External"/><Relationship Id="rId8" Type="http://schemas.openxmlformats.org/officeDocument/2006/relationships/hyperlink" Target="https://medium.com/@daren10/generar-primos-en-python-fe2bfa874960" TargetMode="External"/><Relationship Id="rId51" Type="http://schemas.openxmlformats.org/officeDocument/2006/relationships/hyperlink" Target="https://www.geeksforgeeks.org/new-algorithm-to-generate-prime-numbers-from-1-to-nth-number/" TargetMode="External"/><Relationship Id="rId72" Type="http://schemas.openxmlformats.org/officeDocument/2006/relationships/image" Target="media/image3.jpeg"/><Relationship Id="rId80" Type="http://schemas.openxmlformats.org/officeDocument/2006/relationships/hyperlink" Target="https://ecuaciones.org/teorema-abel-ruffini/" TargetMode="External"/><Relationship Id="rId85" Type="http://schemas.openxmlformats.org/officeDocument/2006/relationships/hyperlink" Target="http://courses.csail.mit.edu/6.042/fall13/ch1-to-3.pdf" TargetMode="External"/><Relationship Id="rId3" Type="http://schemas.openxmlformats.org/officeDocument/2006/relationships/hyperlink" Target="https://lemnismath.org/2020/09/una-formula-para-generar-numeros-primos/" TargetMode="External"/><Relationship Id="rId12" Type="http://schemas.openxmlformats.org/officeDocument/2006/relationships/hyperlink" Target="https://www.fdi.ucm.es/profesor/fpeinado/courses/compiling/Repaso-LenguajesFormales.pdf" TargetMode="External"/><Relationship Id="rId17" Type="http://schemas.openxmlformats.org/officeDocument/2006/relationships/hyperlink" Target="https://es.wikipedia.org/wiki/Conjetura_de_Goldbach" TargetMode="External"/><Relationship Id="rId25" Type="http://schemas.openxmlformats.org/officeDocument/2006/relationships/hyperlink" Target="https://www.wolframalpha.com/input?i=solve+n%2F6+%3D+2n%2Fln%282n%29&amp;lang=es" TargetMode="External"/><Relationship Id="rId33" Type="http://schemas.openxmlformats.org/officeDocument/2006/relationships/hyperlink" Target="http://formella.webs.uvigo.es/doc/talf05/talf.pdf" TargetMode="External"/><Relationship Id="rId38" Type="http://schemas.openxmlformats.org/officeDocument/2006/relationships/hyperlink" Target="https://es.wikipedia.org/wiki/F%C3%B3rmula_de_los_n%C3%BAmeros_primos" TargetMode="External"/><Relationship Id="rId46" Type="http://schemas.openxmlformats.org/officeDocument/2006/relationships/hyperlink" Target="https://stackoverflow.com/questions/622/most-efficient-code-for-the-first-10000-prime-numbers" TargetMode="External"/><Relationship Id="rId59" Type="http://schemas.openxmlformats.org/officeDocument/2006/relationships/hyperlink" Target="https://es.wikipedia.org/wiki/Christian_Goldbach" TargetMode="External"/><Relationship Id="rId67" Type="http://schemas.openxmlformats.org/officeDocument/2006/relationships/hyperlink" Target="https://es.wikipedia.org/wiki/Christian_Goldbach" TargetMode="External"/><Relationship Id="rId20" Type="http://schemas.openxmlformats.org/officeDocument/2006/relationships/hyperlink" Target="https://upvedues-my.sharepoint.com/:u:/g/personal/vmanalb_upv_edu_es/Ef-lyH5ScEdGr2ieoy0Xb8QBhHOILDM6T8C3_Z5a5yoWvA?e=Y6EfMo" TargetMode="External"/><Relationship Id="rId41" Type="http://schemas.openxmlformats.org/officeDocument/2006/relationships/hyperlink" Target="https://cs.stackexchange.com/questions/108598/why-was-primality-test-thought-to-be-np" TargetMode="External"/><Relationship Id="rId54" Type="http://schemas.openxmlformats.org/officeDocument/2006/relationships/hyperlink" Target="https://www.baeldung.com/cs/miller-rabin-method" TargetMode="External"/><Relationship Id="rId62" Type="http://schemas.openxmlformats.org/officeDocument/2006/relationships/hyperlink" Target="https://es.wikipedia.org/wiki/Christian_Goldbach" TargetMode="External"/><Relationship Id="rId70" Type="http://schemas.openxmlformats.org/officeDocument/2006/relationships/hyperlink" Target="https://es.wikipedia.org/wiki/Christian_Goldbach" TargetMode="External"/><Relationship Id="rId75" Type="http://schemas.openxmlformats.org/officeDocument/2006/relationships/hyperlink" Target="https://en.wikipedia.org/wiki/Abel%E2%80%93Ruffini_theorem" TargetMode="External"/><Relationship Id="rId83" Type="http://schemas.openxmlformats.org/officeDocument/2006/relationships/hyperlink" Target="https://math.stackexchange.com/questions/1922009/prove-that-there-is-no-polynomial-px-a-n-xn-a-n-1-xn-1-ldots-a" TargetMode="External"/><Relationship Id="rId88" Type="http://schemas.openxmlformats.org/officeDocument/2006/relationships/hyperlink" Target="https://en.wikipedia.org/wiki/Abel%E2%80%93Ruffini_theorem" TargetMode="External"/><Relationship Id="rId1" Type="http://schemas.openxmlformats.org/officeDocument/2006/relationships/hyperlink" Target="https://upvedues-my.sharepoint.com/:p:/g/personal/vmanalb_upv_edu_es/EX5y8t42pTRCmVE4huZxtyUBHvyCoDwd43P-6E0zqj_ijQ?e=fTpr6C" TargetMode="External"/><Relationship Id="rId6" Type="http://schemas.openxmlformats.org/officeDocument/2006/relationships/hyperlink" Target="https://lemnismath.org/2020/09/una-formula-para-generar-numeros-primos/" TargetMode="External"/><Relationship Id="rId15" Type="http://schemas.openxmlformats.org/officeDocument/2006/relationships/hyperlink" Target="https://es.wikipedia.org/wiki/N%C3%BAmero_primo_factorial" TargetMode="External"/><Relationship Id="rId23" Type="http://schemas.openxmlformats.org/officeDocument/2006/relationships/hyperlink" Target="https://www.wolframalpha.com/input?i=solve+n%2F3+-+n%2Fln%28n%29+%3C%3D+n%2Fln%28n%29&amp;lang=es" TargetMode="External"/><Relationship Id="rId28" Type="http://schemas.openxmlformats.org/officeDocument/2006/relationships/hyperlink" Target="http://formella.webs.uvigo.es/doc/talf05/talf.pdf" TargetMode="External"/><Relationship Id="rId36" Type="http://schemas.openxmlformats.org/officeDocument/2006/relationships/hyperlink" Target="https://redined.educacion.gob.es/xmlui/bitstream/handle/11162/224504/F%C3%B3rmulas.pdf?sequence=1" TargetMode="External"/><Relationship Id="rId49" Type="http://schemas.openxmlformats.org/officeDocument/2006/relationships/hyperlink" Target="https://cs.stackexchange.com/questions/108598/why-was-primality-test-thought-to-be-np" TargetMode="External"/><Relationship Id="rId57" Type="http://schemas.openxmlformats.org/officeDocument/2006/relationships/hyperlink" Target="https://www.buscabiografias.com/biografia/verDetalle/8558/Christian%20Goldbach" TargetMode="External"/><Relationship Id="rId10" Type="http://schemas.openxmlformats.org/officeDocument/2006/relationships/hyperlink" Target="https://ocw.unican.es/pluginfile.php/2209/course/section/2081/material_teorico_del_curso_lenguajes_formales.pdf" TargetMode="External"/><Relationship Id="rId31" Type="http://schemas.openxmlformats.org/officeDocument/2006/relationships/hyperlink" Target="https://redined.educacion.gob.es/xmlui/bitstream/handle/11162/224504/F%C3%B3rmulas.pdf?sequence=1" TargetMode="External"/><Relationship Id="rId44" Type="http://schemas.openxmlformats.org/officeDocument/2006/relationships/hyperlink" Target="https://stackoverflow.com/questions/622/most-efficient-code-for-the-first-10000-prime-numbers" TargetMode="External"/><Relationship Id="rId52" Type="http://schemas.openxmlformats.org/officeDocument/2006/relationships/hyperlink" Target="https://math.stackexchange.com/questions/68473/fastest-prime-generating-algorithm" TargetMode="External"/><Relationship Id="rId60" Type="http://schemas.openxmlformats.org/officeDocument/2006/relationships/hyperlink" Target="https://es.wikipedia.org/wiki/Christian_Goldbach" TargetMode="External"/><Relationship Id="rId65" Type="http://schemas.openxmlformats.org/officeDocument/2006/relationships/hyperlink" Target="https://es.wikipedia.org/wiki/Christian_Goldbach" TargetMode="External"/><Relationship Id="rId73" Type="http://schemas.openxmlformats.org/officeDocument/2006/relationships/image" Target="media/image4.jpeg"/><Relationship Id="rId78" Type="http://schemas.openxmlformats.org/officeDocument/2006/relationships/hyperlink" Target="https://math.stackexchange.com/questions/817062/proof-that-no-polynomial-with-integer-coefficients-can-only-produce-primes" TargetMode="External"/><Relationship Id="rId81" Type="http://schemas.openxmlformats.org/officeDocument/2006/relationships/hyperlink" Target="https://es.wikipedia.org/wiki/Teorema_de_Abel-Ruffini" TargetMode="External"/><Relationship Id="rId86" Type="http://schemas.openxmlformats.org/officeDocument/2006/relationships/hyperlink" Target="https://es.wikipedia.org/wiki/Teorema_de_Abel-Ruffini" TargetMode="External"/><Relationship Id="rId4" Type="http://schemas.openxmlformats.org/officeDocument/2006/relationships/hyperlink" Target="https://lemnismath.org/2020/09/una-formula-para-generar-numeros-primos/" TargetMode="External"/><Relationship Id="rId9" Type="http://schemas.openxmlformats.org/officeDocument/2006/relationships/hyperlink" Target="https://ocw.unican.es/pluginfile.php/2209/course/section/2081/material_teorico_del_curso_lenguajes_formales.pdf" TargetMode="External"/><Relationship Id="rId13" Type="http://schemas.openxmlformats.org/officeDocument/2006/relationships/hyperlink" Target="https://ocw.unican.es/pluginfile.php/2209/course/section/2081/material_teorico_del_curso_lenguajes_formales.pdf" TargetMode="External"/><Relationship Id="rId18" Type="http://schemas.openxmlformats.org/officeDocument/2006/relationships/hyperlink" Target="https://culturacientifica.com/2013/06/26/la-conjetura-de-goldbach/" TargetMode="External"/><Relationship Id="rId39" Type="http://schemas.openxmlformats.org/officeDocument/2006/relationships/hyperlink" Target="https://www.wolframalpha.com/input?i=%28%28n%2F6+-+2n%2Fln%282n%29%29+*+100%29+%2F+%282n%2Fln%282n%29%29+para+n%3D2%5E19&amp;lang=es" TargetMode="External"/><Relationship Id="rId34" Type="http://schemas.openxmlformats.org/officeDocument/2006/relationships/hyperlink" Target="http://formella.webs.uvigo.es/doc/talf05/talf.pdf" TargetMode="External"/><Relationship Id="rId50" Type="http://schemas.openxmlformats.org/officeDocument/2006/relationships/hyperlink" Target="https://stackoverflow.com/questions/622/most-efficient-code-for-the-first-10000-prime-numbers" TargetMode="External"/><Relationship Id="rId55" Type="http://schemas.openxmlformats.org/officeDocument/2006/relationships/hyperlink" Target="https://es.wikipedia.org/wiki/Christian_Goldbach" TargetMode="External"/><Relationship Id="rId76" Type="http://schemas.openxmlformats.org/officeDocument/2006/relationships/hyperlink" Target="https://en.wikipedia.org/wiki/Abel%E2%80%93Ruffini_theorem" TargetMode="External"/><Relationship Id="rId7" Type="http://schemas.openxmlformats.org/officeDocument/2006/relationships/hyperlink" Target="https://medium.com/@daren10/generar-primos-en-python-fe2bfa874960" TargetMode="External"/><Relationship Id="rId71" Type="http://schemas.openxmlformats.org/officeDocument/2006/relationships/hyperlink" Target="https://es.wikipedia.org/wiki/Christian_Goldbach" TargetMode="External"/><Relationship Id="rId2" Type="http://schemas.openxmlformats.org/officeDocument/2006/relationships/hyperlink" Target="https://upvedues-my.sharepoint.com/:p:/g/personal/vmanalb_upv_edu_es/EX5y8t42pTRCmVE4huZxtyUBHvyCoDwd43P-6E0zqj_ijQ?e=7QXDug" TargetMode="External"/><Relationship Id="rId29" Type="http://schemas.openxmlformats.org/officeDocument/2006/relationships/hyperlink" Target="http://formella.webs.uvigo.es/doc/talf12/talf_final.pdf" TargetMode="External"/><Relationship Id="rId24" Type="http://schemas.openxmlformats.org/officeDocument/2006/relationships/hyperlink" Target="https://www.wolframalpha.com/input?i=solve+n%2F3+-+n%2Fln%28n%29+%3C%3D+n%2Fln%28n%29&amp;lang=es" TargetMode="External"/><Relationship Id="rId40" Type="http://schemas.openxmlformats.org/officeDocument/2006/relationships/hyperlink" Target="https://www.wolframalpha.com/input?i=%28%28n%2F6+-+2n%2Fln%282n%29%29+*+100%29+%2F+%282n%2Fln%282n%29%29+para+n%3D2%5E19&amp;lang=es" TargetMode="External"/><Relationship Id="rId45" Type="http://schemas.openxmlformats.org/officeDocument/2006/relationships/hyperlink" Target="https://stackoverflow.com/questions/622/most-efficient-code-for-the-first-10000-prime-numbers" TargetMode="External"/><Relationship Id="rId66" Type="http://schemas.openxmlformats.org/officeDocument/2006/relationships/hyperlink" Target="https://es.wikipedia.org/wiki/Christian_Goldbach" TargetMode="External"/><Relationship Id="rId87" Type="http://schemas.openxmlformats.org/officeDocument/2006/relationships/hyperlink" Target="https://en.wikipedia.org/wiki/Abel%E2%80%93Ruffini_theorem" TargetMode="External"/><Relationship Id="rId61" Type="http://schemas.openxmlformats.org/officeDocument/2006/relationships/hyperlink" Target="https://es.wikipedia.org/wiki/Christian_Goldbach" TargetMode="External"/><Relationship Id="rId82" Type="http://schemas.openxmlformats.org/officeDocument/2006/relationships/hyperlink" Target="https://math.stackexchange.com/questions/4336870/are-there-any-polynomial-functions-that-always-have-prime-outputs-for-integer-in"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header" Target="head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https://upvedues-my.sharepoint.com/:p:/g/personal/vmanalb_upv_edu_es/EX5y8t42pTRCmVE4huZxtyUBHvyCoDwd43P-6E0zqj_ijQ?e=7QXDug" TargetMode="External"/><Relationship Id="rId17"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hyperlink" Target="https://drive.google.com/drive/folders/1Mj1eiX4vXmaOhpVM7R31PlVt-7a82hm6?usp=drive_link"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upvedues-my.sharepoint.com/:f:/g/personal/vmanalb_upv_edu_es/EubESTcRvFNEs23REeHkL5EBc5Mv3mCSFk7zOoJJvkt8iQ?e=Se1Qxb" TargetMode="External"/><Relationship Id="rId10" Type="http://schemas.microsoft.com/office/2016/09/relationships/commentsIds" Target="commentsIds.xml"/><Relationship Id="rId19"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 dockstate="right" visibility="0" width="525" row="4">
    <wetp:webextensionref xmlns:r="http://schemas.openxmlformats.org/officeDocument/2006/relationships" r:id="rId3"/>
  </wetp:taskpane>
  <wetp:taskpane dockstate="right" visibility="0" width="525" row="5">
    <wetp:webextensionref xmlns:r="http://schemas.openxmlformats.org/officeDocument/2006/relationships" r:id="rId4"/>
  </wetp:taskpane>
  <wetp:taskpane dockstate="right" visibility="0" width="525" row="6">
    <wetp:webextensionref xmlns:r="http://schemas.openxmlformats.org/officeDocument/2006/relationships" r:id="rId5"/>
  </wetp:taskpane>
</wetp:taskpanes>
</file>

<file path=word/webextensions/webextension1.xml><?xml version="1.0" encoding="utf-8"?>
<we:webextension xmlns:we="http://schemas.microsoft.com/office/webextensions/webextension/2010/11" id="{024373C1-2358-4B5D-9985-B26FC5134D46}">
  <we:reference id="wa200005502" version="1.0.0.11" store="es-ES" storeType="OMEX"/>
  <we:alternateReferences>
    <we:reference id="wa200005502" version="1.0.0.11" store="wa200005502" storeType="OMEX"/>
  </we:alternateReferences>
  <we:properties>
    <we:property name="docId" value="&quot;vRAsCefQ6cR1fFOI5j46G&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32591DDF-F328-4AB1-A22C-9B8F4658E7CC}">
  <we:reference id="wa200005669" version="2.0.0.0" store="es-ES" storeType="OMEX"/>
  <we:alternateReferences>
    <we:reference id="wa200005669" version="2.0.0.0" store="wa200005669"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97C10F39-57D1-44BB-81D0-A34EFE05863F}">
  <we:reference id="wa200005107" version="1.1.0.0" store="es-ES" storeType="OMEX"/>
  <we:alternateReferences>
    <we:reference id="wa200005107" version="1.1.0.0" store="wa200005107"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A250E105-8A66-4DFA-ABFB-5B3C1C91EA2A}">
  <we:reference id="wa200000113" version="1.0.0.0" store="es-ES" storeType="OMEX"/>
  <we:alternateReferences>
    <we:reference id="wa200000113" version="1.0.0.0" store="wa200000113" storeType="OMEX"/>
  </we:alternateReferences>
  <we:properties/>
  <we:bindings/>
  <we:snapshot xmlns:r="http://schemas.openxmlformats.org/officeDocument/2006/relationships"/>
</we:webextension>
</file>

<file path=word/webextensions/webextension5.xml><?xml version="1.0" encoding="utf-8"?>
<we:webextension xmlns:we="http://schemas.microsoft.com/office/webextensions/webextension/2010/11" id="{8D5CF5B9-80C3-4612-ADE9-E836512B6501}">
  <we:reference id="wa200005287" version="1.0.0.3" store="es-ES" storeType="OMEX"/>
  <we:alternateReferences>
    <we:reference id="wa200005287" version="1.0.0.3" store="wa20000528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159850-3817-4316-B5AE-0D2E0175D4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4224</TotalTime>
  <Pages>16</Pages>
  <Words>3497</Words>
  <Characters>17209</Characters>
  <Application>Microsoft Office Word</Application>
  <DocSecurity>0</DocSecurity>
  <Lines>521</Lines>
  <Paragraphs>94</Paragraphs>
  <ScaleCrop>false</ScaleCrop>
  <Company/>
  <LinksUpToDate>false</LinksUpToDate>
  <CharactersWithSpaces>20612</CharactersWithSpaces>
  <SharedDoc>false</SharedDoc>
  <HLinks>
    <vt:vector size="132" baseType="variant">
      <vt:variant>
        <vt:i4>4259867</vt:i4>
      </vt:variant>
      <vt:variant>
        <vt:i4>63</vt:i4>
      </vt:variant>
      <vt:variant>
        <vt:i4>0</vt:i4>
      </vt:variant>
      <vt:variant>
        <vt:i4>5</vt:i4>
      </vt:variant>
      <vt:variant>
        <vt:lpwstr>https://www.wolframalpha.com/input?i=%28%28n%2F6+-+2n%2Fln%282n%29%29+*+100%29+%2F+%282n%2Fln%282n%29%29+para+n%3D2%5E19&amp;lang=es</vt:lpwstr>
      </vt:variant>
      <vt:variant>
        <vt:lpwstr/>
      </vt:variant>
      <vt:variant>
        <vt:i4>4259867</vt:i4>
      </vt:variant>
      <vt:variant>
        <vt:i4>60</vt:i4>
      </vt:variant>
      <vt:variant>
        <vt:i4>0</vt:i4>
      </vt:variant>
      <vt:variant>
        <vt:i4>5</vt:i4>
      </vt:variant>
      <vt:variant>
        <vt:lpwstr>https://www.wolframalpha.com/input?i=%28%28n%2F6+-+2n%2Fln%282n%29%29+*+100%29+%2F+%282n%2Fln%282n%29%29+para+n%3D2%5E19&amp;lang=es</vt:lpwstr>
      </vt:variant>
      <vt:variant>
        <vt:lpwstr/>
      </vt:variant>
      <vt:variant>
        <vt:i4>4653120</vt:i4>
      </vt:variant>
      <vt:variant>
        <vt:i4>57</vt:i4>
      </vt:variant>
      <vt:variant>
        <vt:i4>0</vt:i4>
      </vt:variant>
      <vt:variant>
        <vt:i4>5</vt:i4>
      </vt:variant>
      <vt:variant>
        <vt:lpwstr>https://es.wikipedia.org/wiki/F%C3%B3rmula_de_los_n%C3%BAmeros_primos</vt:lpwstr>
      </vt:variant>
      <vt:variant>
        <vt:lpwstr/>
      </vt:variant>
      <vt:variant>
        <vt:i4>4653120</vt:i4>
      </vt:variant>
      <vt:variant>
        <vt:i4>54</vt:i4>
      </vt:variant>
      <vt:variant>
        <vt:i4>0</vt:i4>
      </vt:variant>
      <vt:variant>
        <vt:i4>5</vt:i4>
      </vt:variant>
      <vt:variant>
        <vt:lpwstr>https://es.wikipedia.org/wiki/F%C3%B3rmula_de_los_n%C3%BAmeros_primos</vt:lpwstr>
      </vt:variant>
      <vt:variant>
        <vt:lpwstr/>
      </vt:variant>
      <vt:variant>
        <vt:i4>4587587</vt:i4>
      </vt:variant>
      <vt:variant>
        <vt:i4>51</vt:i4>
      </vt:variant>
      <vt:variant>
        <vt:i4>0</vt:i4>
      </vt:variant>
      <vt:variant>
        <vt:i4>5</vt:i4>
      </vt:variant>
      <vt:variant>
        <vt:lpwstr>https://redined.educacion.gob.es/xmlui/bitstream/handle/11162/224504/F%C3%B3rmulas.pdf?sequence=1</vt:lpwstr>
      </vt:variant>
      <vt:variant>
        <vt:lpwstr/>
      </vt:variant>
      <vt:variant>
        <vt:i4>1507334</vt:i4>
      </vt:variant>
      <vt:variant>
        <vt:i4>48</vt:i4>
      </vt:variant>
      <vt:variant>
        <vt:i4>0</vt:i4>
      </vt:variant>
      <vt:variant>
        <vt:i4>5</vt:i4>
      </vt:variant>
      <vt:variant>
        <vt:lpwstr>http://formella.webs.uvigo.es/doc/talf05/talf.pdf</vt:lpwstr>
      </vt:variant>
      <vt:variant>
        <vt:lpwstr/>
      </vt:variant>
      <vt:variant>
        <vt:i4>1507334</vt:i4>
      </vt:variant>
      <vt:variant>
        <vt:i4>45</vt:i4>
      </vt:variant>
      <vt:variant>
        <vt:i4>0</vt:i4>
      </vt:variant>
      <vt:variant>
        <vt:i4>5</vt:i4>
      </vt:variant>
      <vt:variant>
        <vt:lpwstr>http://formella.webs.uvigo.es/doc/talf05/talf.pdf</vt:lpwstr>
      </vt:variant>
      <vt:variant>
        <vt:lpwstr/>
      </vt:variant>
      <vt:variant>
        <vt:i4>1507334</vt:i4>
      </vt:variant>
      <vt:variant>
        <vt:i4>42</vt:i4>
      </vt:variant>
      <vt:variant>
        <vt:i4>0</vt:i4>
      </vt:variant>
      <vt:variant>
        <vt:i4>5</vt:i4>
      </vt:variant>
      <vt:variant>
        <vt:lpwstr>http://formella.webs.uvigo.es/doc/talf05/talf.pdf</vt:lpwstr>
      </vt:variant>
      <vt:variant>
        <vt:lpwstr/>
      </vt:variant>
      <vt:variant>
        <vt:i4>4653120</vt:i4>
      </vt:variant>
      <vt:variant>
        <vt:i4>39</vt:i4>
      </vt:variant>
      <vt:variant>
        <vt:i4>0</vt:i4>
      </vt:variant>
      <vt:variant>
        <vt:i4>5</vt:i4>
      </vt:variant>
      <vt:variant>
        <vt:lpwstr>https://es.wikipedia.org/wiki/F%C3%B3rmula_de_los_n%C3%BAmeros_primos</vt:lpwstr>
      </vt:variant>
      <vt:variant>
        <vt:lpwstr/>
      </vt:variant>
      <vt:variant>
        <vt:i4>4587587</vt:i4>
      </vt:variant>
      <vt:variant>
        <vt:i4>36</vt:i4>
      </vt:variant>
      <vt:variant>
        <vt:i4>0</vt:i4>
      </vt:variant>
      <vt:variant>
        <vt:i4>5</vt:i4>
      </vt:variant>
      <vt:variant>
        <vt:lpwstr>https://redined.educacion.gob.es/xmlui/bitstream/handle/11162/224504/F%C3%B3rmulas.pdf?sequence=1</vt:lpwstr>
      </vt:variant>
      <vt:variant>
        <vt:lpwstr/>
      </vt:variant>
      <vt:variant>
        <vt:i4>4587587</vt:i4>
      </vt:variant>
      <vt:variant>
        <vt:i4>33</vt:i4>
      </vt:variant>
      <vt:variant>
        <vt:i4>0</vt:i4>
      </vt:variant>
      <vt:variant>
        <vt:i4>5</vt:i4>
      </vt:variant>
      <vt:variant>
        <vt:lpwstr>https://redined.educacion.gob.es/xmlui/bitstream/handle/11162/224504/F%C3%B3rmulas.pdf?sequence=1</vt:lpwstr>
      </vt:variant>
      <vt:variant>
        <vt:lpwstr/>
      </vt:variant>
      <vt:variant>
        <vt:i4>4653155</vt:i4>
      </vt:variant>
      <vt:variant>
        <vt:i4>30</vt:i4>
      </vt:variant>
      <vt:variant>
        <vt:i4>0</vt:i4>
      </vt:variant>
      <vt:variant>
        <vt:i4>5</vt:i4>
      </vt:variant>
      <vt:variant>
        <vt:lpwstr>http://formella.webs.uvigo.es/doc/talf12/talf_final.pdf</vt:lpwstr>
      </vt:variant>
      <vt:variant>
        <vt:lpwstr/>
      </vt:variant>
      <vt:variant>
        <vt:i4>1507334</vt:i4>
      </vt:variant>
      <vt:variant>
        <vt:i4>27</vt:i4>
      </vt:variant>
      <vt:variant>
        <vt:i4>0</vt:i4>
      </vt:variant>
      <vt:variant>
        <vt:i4>5</vt:i4>
      </vt:variant>
      <vt:variant>
        <vt:lpwstr>http://formella.webs.uvigo.es/doc/talf05/talf.pdf</vt:lpwstr>
      </vt:variant>
      <vt:variant>
        <vt:lpwstr/>
      </vt:variant>
      <vt:variant>
        <vt:i4>1507334</vt:i4>
      </vt:variant>
      <vt:variant>
        <vt:i4>24</vt:i4>
      </vt:variant>
      <vt:variant>
        <vt:i4>0</vt:i4>
      </vt:variant>
      <vt:variant>
        <vt:i4>5</vt:i4>
      </vt:variant>
      <vt:variant>
        <vt:lpwstr>http://formella.webs.uvigo.es/doc/talf05/talf.pdf</vt:lpwstr>
      </vt:variant>
      <vt:variant>
        <vt:lpwstr/>
      </vt:variant>
      <vt:variant>
        <vt:i4>4456513</vt:i4>
      </vt:variant>
      <vt:variant>
        <vt:i4>21</vt:i4>
      </vt:variant>
      <vt:variant>
        <vt:i4>0</vt:i4>
      </vt:variant>
      <vt:variant>
        <vt:i4>5</vt:i4>
      </vt:variant>
      <vt:variant>
        <vt:lpwstr>https://www.wolframalpha.com/input?i=solve+n%2F6+%3D+2n%2Fln%282n%29&amp;lang=es</vt:lpwstr>
      </vt:variant>
      <vt:variant>
        <vt:lpwstr/>
      </vt:variant>
      <vt:variant>
        <vt:i4>4456513</vt:i4>
      </vt:variant>
      <vt:variant>
        <vt:i4>18</vt:i4>
      </vt:variant>
      <vt:variant>
        <vt:i4>0</vt:i4>
      </vt:variant>
      <vt:variant>
        <vt:i4>5</vt:i4>
      </vt:variant>
      <vt:variant>
        <vt:lpwstr>https://www.wolframalpha.com/input?i=solve+n%2F6+%3D+2n%2Fln%282n%29&amp;lang=es</vt:lpwstr>
      </vt:variant>
      <vt:variant>
        <vt:lpwstr/>
      </vt:variant>
      <vt:variant>
        <vt:i4>720978</vt:i4>
      </vt:variant>
      <vt:variant>
        <vt:i4>15</vt:i4>
      </vt:variant>
      <vt:variant>
        <vt:i4>0</vt:i4>
      </vt:variant>
      <vt:variant>
        <vt:i4>5</vt:i4>
      </vt:variant>
      <vt:variant>
        <vt:lpwstr>https://www.wolframalpha.com/input?i=solve+n%2F3+-+n%2Fln%28n%29+%3C%3D+n%2Fln%28n%29&amp;lang=es</vt:lpwstr>
      </vt:variant>
      <vt:variant>
        <vt:lpwstr/>
      </vt:variant>
      <vt:variant>
        <vt:i4>720978</vt:i4>
      </vt:variant>
      <vt:variant>
        <vt:i4>12</vt:i4>
      </vt:variant>
      <vt:variant>
        <vt:i4>0</vt:i4>
      </vt:variant>
      <vt:variant>
        <vt:i4>5</vt:i4>
      </vt:variant>
      <vt:variant>
        <vt:lpwstr>https://www.wolframalpha.com/input?i=solve+n%2F3+-+n%2Fln%28n%29+%3C%3D+n%2Fln%28n%29&amp;lang=es</vt:lpwstr>
      </vt:variant>
      <vt:variant>
        <vt:lpwstr/>
      </vt:variant>
      <vt:variant>
        <vt:i4>983063</vt:i4>
      </vt:variant>
      <vt:variant>
        <vt:i4>9</vt:i4>
      </vt:variant>
      <vt:variant>
        <vt:i4>0</vt:i4>
      </vt:variant>
      <vt:variant>
        <vt:i4>5</vt:i4>
      </vt:variant>
      <vt:variant>
        <vt:lpwstr>https://www.gaussianos.com/la-conjetura-de-goldbach/</vt:lpwstr>
      </vt:variant>
      <vt:variant>
        <vt:lpwstr/>
      </vt:variant>
      <vt:variant>
        <vt:i4>8257634</vt:i4>
      </vt:variant>
      <vt:variant>
        <vt:i4>6</vt:i4>
      </vt:variant>
      <vt:variant>
        <vt:i4>0</vt:i4>
      </vt:variant>
      <vt:variant>
        <vt:i4>5</vt:i4>
      </vt:variant>
      <vt:variant>
        <vt:lpwstr>https://culturacientifica.com/2013/06/26/la-conjetura-de-goldbach/</vt:lpwstr>
      </vt:variant>
      <vt:variant>
        <vt:lpwstr/>
      </vt:variant>
      <vt:variant>
        <vt:i4>196697</vt:i4>
      </vt:variant>
      <vt:variant>
        <vt:i4>3</vt:i4>
      </vt:variant>
      <vt:variant>
        <vt:i4>0</vt:i4>
      </vt:variant>
      <vt:variant>
        <vt:i4>5</vt:i4>
      </vt:variant>
      <vt:variant>
        <vt:lpwstr>https://es.wikipedia.org/wiki/Conjetura_de_Goldbach</vt:lpwstr>
      </vt:variant>
      <vt:variant>
        <vt:lpwstr/>
      </vt:variant>
      <vt:variant>
        <vt:i4>393216</vt:i4>
      </vt:variant>
      <vt:variant>
        <vt:i4>0</vt:i4>
      </vt:variant>
      <vt:variant>
        <vt:i4>0</vt:i4>
      </vt:variant>
      <vt:variant>
        <vt:i4>5</vt:i4>
      </vt:variant>
      <vt:variant>
        <vt:lpwstr>https://upvedues-my.sharepoint.com/:p:/g/personal/vmanalb_upv_edu_es/EX5y8t42pTRCmVE4huZxtyUBHvyCoDwd43P-6E0zqj_ijQ?e=fTpr6C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Todo par no primo es suma de dos primos</dc:title>
  <dc:subject/>
  <dc:creator>Víctor Manzanares Alberola</dc:creator>
  <cp:keywords/>
  <cp:lastModifiedBy>Víctor Manzanares Alberola</cp:lastModifiedBy>
  <cp:revision>430</cp:revision>
  <cp:lastPrinted>2024-03-22T16:59:00Z</cp:lastPrinted>
  <dcterms:created xsi:type="dcterms:W3CDTF">2024-03-20T09:00:00Z</dcterms:created>
  <dcterms:modified xsi:type="dcterms:W3CDTF">2024-03-26T10:24:00Z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c5581f5fcdc484015b43c24cd143da1856d376b224865b12cc861e186fe98d8f</vt:lpwstr>
  </property>
</Properties>
</file>